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56EDF" w14:textId="77777777" w:rsidR="00167F51" w:rsidRPr="004E75DA" w:rsidRDefault="00070049" w:rsidP="006D3B81">
      <w:pPr>
        <w:pStyle w:val="Title2"/>
        <w:rPr>
          <w:rFonts w:cstheme="minorHAnsi"/>
          <w:noProof/>
          <w:sz w:val="22"/>
          <w:szCs w:val="22"/>
          <w:lang w:val="en-GB"/>
        </w:rPr>
      </w:pPr>
      <w:r w:rsidRPr="004E75DA">
        <w:rPr>
          <w:rFonts w:cstheme="minorHAnsi"/>
          <w:noProof/>
          <w:sz w:val="22"/>
          <w:szCs w:val="22"/>
          <w:lang w:val="en-GB"/>
        </w:rPr>
        <w:t xml:space="preserve">                   </w:t>
      </w:r>
    </w:p>
    <w:p w14:paraId="096B37C8" w14:textId="77777777" w:rsidR="00167F51" w:rsidRPr="004E75DA" w:rsidRDefault="00167F51" w:rsidP="006D3B81">
      <w:pPr>
        <w:pStyle w:val="Title2"/>
        <w:rPr>
          <w:rFonts w:cstheme="minorHAnsi"/>
          <w:noProof/>
          <w:sz w:val="22"/>
          <w:szCs w:val="22"/>
          <w:lang w:val="en-GB"/>
        </w:rPr>
      </w:pPr>
    </w:p>
    <w:p w14:paraId="7147B42B" w14:textId="77777777" w:rsidR="00167F51" w:rsidRPr="004E75DA" w:rsidRDefault="00167F51" w:rsidP="006D3B81">
      <w:pPr>
        <w:pStyle w:val="Title2"/>
        <w:rPr>
          <w:rFonts w:cstheme="minorHAnsi"/>
          <w:noProof/>
          <w:sz w:val="22"/>
          <w:szCs w:val="22"/>
          <w:lang w:val="en-GB"/>
        </w:rPr>
      </w:pPr>
    </w:p>
    <w:p w14:paraId="66D7BE85" w14:textId="7939C09F" w:rsidR="00167F51" w:rsidRPr="004E75DA" w:rsidRDefault="00070049" w:rsidP="00167F51">
      <w:pPr>
        <w:pStyle w:val="Title2"/>
        <w:rPr>
          <w:rFonts w:cstheme="minorHAnsi"/>
          <w:noProof/>
          <w:sz w:val="22"/>
          <w:szCs w:val="22"/>
          <w:lang w:val="en-GB"/>
        </w:rPr>
      </w:pPr>
      <w:r w:rsidRPr="004E75DA">
        <w:rPr>
          <w:rFonts w:cstheme="minorHAnsi"/>
          <w:i/>
          <w:iCs/>
          <w:noProof/>
          <w:sz w:val="22"/>
          <w:szCs w:val="22"/>
          <w:lang w:val="en-GB"/>
        </w:rPr>
        <w:t>PyPlr</w:t>
      </w:r>
      <w:r w:rsidRPr="004E75DA">
        <w:rPr>
          <w:rFonts w:cstheme="minorHAnsi"/>
          <w:noProof/>
          <w:sz w:val="22"/>
          <w:szCs w:val="22"/>
          <w:lang w:val="en-GB"/>
        </w:rPr>
        <w:t>: A versatile, integrated system of hardware and software for researching the human pupillary light reflex</w:t>
      </w:r>
    </w:p>
    <w:p w14:paraId="7DB4D98B" w14:textId="77777777" w:rsidR="00167F51" w:rsidRPr="004E75DA" w:rsidRDefault="00167F51" w:rsidP="006D3B81">
      <w:pPr>
        <w:pStyle w:val="Title2"/>
        <w:rPr>
          <w:rFonts w:cstheme="minorHAnsi"/>
          <w:noProof/>
          <w:sz w:val="22"/>
          <w:szCs w:val="22"/>
          <w:lang w:val="en-GB"/>
        </w:rPr>
      </w:pPr>
    </w:p>
    <w:p w14:paraId="1E0A928C" w14:textId="3A352D97" w:rsidR="006D3B81" w:rsidRPr="004E75DA" w:rsidRDefault="00070049" w:rsidP="006D3B81">
      <w:pPr>
        <w:pStyle w:val="Title2"/>
        <w:rPr>
          <w:rFonts w:cstheme="minorHAnsi"/>
          <w:noProof/>
          <w:sz w:val="22"/>
          <w:szCs w:val="22"/>
          <w:vertAlign w:val="superscript"/>
          <w:lang w:val="en-GB"/>
        </w:rPr>
      </w:pPr>
      <w:r w:rsidRPr="004E75DA">
        <w:rPr>
          <w:rFonts w:cstheme="minorHAnsi"/>
          <w:noProof/>
          <w:sz w:val="22"/>
          <w:szCs w:val="22"/>
          <w:lang w:val="en-GB"/>
        </w:rPr>
        <w:t>Joel T. Martin</w:t>
      </w:r>
      <w:r w:rsidR="00F0142C" w:rsidRPr="004E75DA">
        <w:rPr>
          <w:rFonts w:cstheme="minorHAnsi"/>
          <w:noProof/>
          <w:sz w:val="22"/>
          <w:szCs w:val="22"/>
          <w:vertAlign w:val="superscript"/>
          <w:lang w:val="en-GB"/>
        </w:rPr>
        <w:t>1</w:t>
      </w:r>
      <w:r w:rsidR="0059162F" w:rsidRPr="004E75DA">
        <w:rPr>
          <w:rFonts w:cstheme="minorHAnsi"/>
          <w:noProof/>
          <w:sz w:val="22"/>
          <w:szCs w:val="22"/>
          <w:lang w:val="en-GB"/>
        </w:rPr>
        <w:t>, Joana Pinto</w:t>
      </w:r>
      <w:r w:rsidR="0059162F" w:rsidRPr="004E75DA">
        <w:rPr>
          <w:rFonts w:cstheme="minorHAnsi"/>
          <w:noProof/>
          <w:sz w:val="22"/>
          <w:szCs w:val="22"/>
          <w:vertAlign w:val="superscript"/>
          <w:lang w:val="en-GB"/>
        </w:rPr>
        <w:t>1</w:t>
      </w:r>
      <w:r w:rsidR="0059162F" w:rsidRPr="004E75DA">
        <w:rPr>
          <w:rFonts w:cstheme="minorHAnsi"/>
          <w:noProof/>
          <w:sz w:val="22"/>
          <w:szCs w:val="22"/>
          <w:lang w:val="en-GB"/>
        </w:rPr>
        <w:t>, Daniel Bulte</w:t>
      </w:r>
      <w:r w:rsidR="0059162F" w:rsidRPr="004E75DA">
        <w:rPr>
          <w:rFonts w:cstheme="minorHAnsi"/>
          <w:noProof/>
          <w:sz w:val="22"/>
          <w:szCs w:val="22"/>
          <w:vertAlign w:val="superscript"/>
          <w:lang w:val="en-GB"/>
        </w:rPr>
        <w:t>1</w:t>
      </w:r>
      <w:r w:rsidR="0059162F" w:rsidRPr="004E75DA">
        <w:rPr>
          <w:rFonts w:cstheme="minorHAnsi"/>
          <w:noProof/>
          <w:sz w:val="22"/>
          <w:szCs w:val="22"/>
          <w:lang w:val="en-GB"/>
        </w:rPr>
        <w:t xml:space="preserve">, </w:t>
      </w:r>
      <w:r w:rsidR="00F8409C" w:rsidRPr="004E75DA">
        <w:rPr>
          <w:rFonts w:cstheme="minorHAnsi"/>
          <w:noProof/>
          <w:sz w:val="22"/>
          <w:szCs w:val="22"/>
          <w:lang w:val="en-GB"/>
        </w:rPr>
        <w:t>and</w:t>
      </w:r>
      <w:r w:rsidR="00E62DF2" w:rsidRPr="004E75DA">
        <w:rPr>
          <w:rFonts w:cstheme="minorHAnsi"/>
          <w:noProof/>
          <w:sz w:val="22"/>
          <w:szCs w:val="22"/>
          <w:lang w:val="en-GB"/>
        </w:rPr>
        <w:t xml:space="preserve"> Manuel Spitschan</w:t>
      </w:r>
      <w:r w:rsidR="00F0142C" w:rsidRPr="004E75DA">
        <w:rPr>
          <w:rFonts w:cstheme="minorHAnsi"/>
          <w:noProof/>
          <w:sz w:val="22"/>
          <w:szCs w:val="22"/>
          <w:vertAlign w:val="superscript"/>
          <w:lang w:val="en-GB"/>
        </w:rPr>
        <w:t>2</w:t>
      </w:r>
    </w:p>
    <w:p w14:paraId="16A4D1D0" w14:textId="77777777" w:rsidR="006D3B81" w:rsidRPr="004E75DA" w:rsidRDefault="006D3B81" w:rsidP="00F0142C">
      <w:pPr>
        <w:pStyle w:val="Title2"/>
        <w:rPr>
          <w:rFonts w:cstheme="minorHAnsi"/>
          <w:noProof/>
          <w:sz w:val="22"/>
          <w:szCs w:val="22"/>
          <w:vertAlign w:val="superscript"/>
          <w:lang w:val="en-GB"/>
        </w:rPr>
      </w:pPr>
    </w:p>
    <w:p w14:paraId="4C11E0F1" w14:textId="77777777" w:rsidR="00F0142C" w:rsidRPr="004E75DA" w:rsidRDefault="00070049" w:rsidP="006D3B81">
      <w:pPr>
        <w:pStyle w:val="Title2"/>
        <w:rPr>
          <w:rStyle w:val="lrzxr"/>
          <w:rFonts w:cstheme="minorHAnsi"/>
          <w:sz w:val="22"/>
          <w:szCs w:val="22"/>
        </w:rPr>
      </w:pPr>
      <w:r w:rsidRPr="004E75DA">
        <w:rPr>
          <w:rFonts w:cstheme="minorHAnsi"/>
          <w:sz w:val="22"/>
          <w:szCs w:val="22"/>
          <w:vertAlign w:val="superscript"/>
        </w:rPr>
        <w:t>1</w:t>
      </w:r>
      <w:r w:rsidRPr="004E75DA">
        <w:rPr>
          <w:rFonts w:cstheme="minorHAnsi"/>
          <w:sz w:val="22"/>
          <w:szCs w:val="22"/>
        </w:rPr>
        <w:t xml:space="preserve">Institute of Biomedical Engineering, </w:t>
      </w:r>
      <w:r w:rsidRPr="004E75DA">
        <w:rPr>
          <w:rStyle w:val="lrzxr"/>
          <w:rFonts w:cstheme="minorHAnsi"/>
          <w:sz w:val="22"/>
          <w:szCs w:val="22"/>
        </w:rPr>
        <w:t>University of Oxford, United Kingdom, OX3 7DQ</w:t>
      </w:r>
    </w:p>
    <w:p w14:paraId="64EF6939" w14:textId="77777777" w:rsidR="006D3B81" w:rsidRPr="004E75DA" w:rsidRDefault="00070049" w:rsidP="006D3B81">
      <w:pPr>
        <w:ind w:firstLine="0"/>
        <w:jc w:val="center"/>
        <w:rPr>
          <w:rFonts w:eastAsia="Times New Roman" w:cstheme="minorHAnsi"/>
          <w:kern w:val="0"/>
          <w:sz w:val="22"/>
          <w:szCs w:val="22"/>
          <w:lang w:val="en-GB" w:eastAsia="en-GB"/>
        </w:rPr>
      </w:pPr>
      <w:r w:rsidRPr="004E75DA">
        <w:rPr>
          <w:rStyle w:val="lrzxr"/>
          <w:rFonts w:cstheme="minorHAnsi"/>
          <w:sz w:val="22"/>
          <w:szCs w:val="22"/>
          <w:vertAlign w:val="superscript"/>
        </w:rPr>
        <w:t>2</w:t>
      </w:r>
      <w:r w:rsidRPr="004E75DA">
        <w:rPr>
          <w:rStyle w:val="lrzxr"/>
          <w:rFonts w:cstheme="minorHAnsi"/>
          <w:sz w:val="22"/>
          <w:szCs w:val="22"/>
        </w:rPr>
        <w:t xml:space="preserve">Department of Experimental Psychology, University of Oxford, United Kingdom, </w:t>
      </w:r>
      <w:r w:rsidRPr="004E75DA">
        <w:rPr>
          <w:rFonts w:eastAsia="Times New Roman" w:cstheme="minorHAnsi"/>
          <w:kern w:val="0"/>
          <w:sz w:val="22"/>
          <w:szCs w:val="22"/>
          <w:lang w:val="en-GB" w:eastAsia="en-GB"/>
        </w:rPr>
        <w:t>OX2 6GG</w:t>
      </w:r>
    </w:p>
    <w:p w14:paraId="4FA48A38" w14:textId="77777777" w:rsidR="006D3B81" w:rsidRPr="004E75DA" w:rsidRDefault="006D3B81" w:rsidP="00F0142C">
      <w:pPr>
        <w:pStyle w:val="Title2"/>
        <w:rPr>
          <w:rStyle w:val="lrzxr"/>
          <w:rFonts w:cstheme="minorHAnsi"/>
          <w:sz w:val="22"/>
          <w:szCs w:val="22"/>
        </w:rPr>
      </w:pPr>
    </w:p>
    <w:p w14:paraId="7657705D" w14:textId="77777777" w:rsidR="006D3B81" w:rsidRPr="004E75DA" w:rsidRDefault="006D3B81" w:rsidP="00F0142C">
      <w:pPr>
        <w:pStyle w:val="Title2"/>
        <w:rPr>
          <w:rStyle w:val="lrzxr"/>
          <w:rFonts w:cstheme="minorHAnsi"/>
          <w:noProof/>
          <w:sz w:val="22"/>
          <w:szCs w:val="22"/>
          <w:lang w:val="en-GB"/>
        </w:rPr>
      </w:pPr>
    </w:p>
    <w:p w14:paraId="137EA0D1" w14:textId="77777777" w:rsidR="00E81978" w:rsidRPr="004E75DA" w:rsidRDefault="00D3087C">
      <w:pPr>
        <w:pStyle w:val="Title"/>
        <w:rPr>
          <w:rFonts w:asciiTheme="minorHAnsi" w:hAnsiTheme="minorHAnsi" w:cstheme="minorHAnsi"/>
          <w:noProof/>
          <w:sz w:val="22"/>
          <w:szCs w:val="22"/>
          <w:lang w:val="en-GB"/>
        </w:rPr>
      </w:pPr>
      <w:sdt>
        <w:sdtPr>
          <w:rPr>
            <w:rFonts w:asciiTheme="minorHAnsi" w:hAnsiTheme="minorHAnsi" w:cstheme="minorHAnsi"/>
            <w:noProof/>
            <w:sz w:val="22"/>
            <w:szCs w:val="22"/>
            <w:lang w:val="en-GB"/>
          </w:rPr>
          <w:alias w:val="Author Note:"/>
          <w:tag w:val="Author Note:"/>
          <w:id w:val="266668659"/>
          <w:placeholder>
            <w:docPart w:val="3595C5FBC0B84F54B468A84E01EB8840"/>
          </w:placeholder>
          <w:temporary/>
          <w:showingPlcHdr/>
          <w15:appearance w15:val="hidden"/>
        </w:sdtPr>
        <w:sdtContent>
          <w:r w:rsidR="005D3A03" w:rsidRPr="004E75DA">
            <w:rPr>
              <w:rFonts w:asciiTheme="minorHAnsi" w:hAnsiTheme="minorHAnsi" w:cstheme="minorHAnsi"/>
              <w:noProof/>
              <w:sz w:val="22"/>
              <w:szCs w:val="22"/>
              <w:lang w:val="en-GB" w:bidi="en-GB"/>
            </w:rPr>
            <w:t>Author Note</w:t>
          </w:r>
        </w:sdtContent>
      </w:sdt>
    </w:p>
    <w:p w14:paraId="7BEC1D4E" w14:textId="77777777" w:rsidR="006D3B81" w:rsidRPr="004E75DA" w:rsidRDefault="00070049" w:rsidP="006D3B81">
      <w:pPr>
        <w:pStyle w:val="Title2"/>
        <w:rPr>
          <w:rFonts w:cstheme="minorHAnsi"/>
          <w:sz w:val="22"/>
          <w:szCs w:val="22"/>
        </w:rPr>
      </w:pPr>
      <w:r w:rsidRPr="004E75DA">
        <w:rPr>
          <w:rFonts w:cstheme="minorHAnsi"/>
          <w:sz w:val="22"/>
          <w:szCs w:val="22"/>
        </w:rPr>
        <w:t>Address: Joel T. Martin, Institute of Biomedical Engineering, University of Oxford, United Kingdom, OX3 7DQ</w:t>
      </w:r>
    </w:p>
    <w:p w14:paraId="2C2D400F" w14:textId="77777777" w:rsidR="006D3B81" w:rsidRPr="004E75DA" w:rsidRDefault="00070049" w:rsidP="006D3B81">
      <w:pPr>
        <w:pStyle w:val="Title2"/>
        <w:rPr>
          <w:rFonts w:cstheme="minorHAnsi"/>
          <w:sz w:val="22"/>
          <w:szCs w:val="22"/>
        </w:rPr>
      </w:pPr>
      <w:r w:rsidRPr="004E75DA">
        <w:rPr>
          <w:rFonts w:cstheme="minorHAnsi"/>
          <w:sz w:val="22"/>
          <w:szCs w:val="22"/>
        </w:rPr>
        <w:t>Phone: +44 7976982214</w:t>
      </w:r>
    </w:p>
    <w:p w14:paraId="5EFF49B4" w14:textId="77777777" w:rsidR="006D3B81" w:rsidRPr="004E75DA" w:rsidRDefault="00070049" w:rsidP="006D3B81">
      <w:pPr>
        <w:pStyle w:val="Title2"/>
        <w:rPr>
          <w:rFonts w:cstheme="minorHAnsi"/>
          <w:sz w:val="22"/>
          <w:szCs w:val="22"/>
        </w:rPr>
      </w:pPr>
      <w:r w:rsidRPr="004E75DA">
        <w:rPr>
          <w:rFonts w:cstheme="minorHAnsi"/>
          <w:sz w:val="22"/>
          <w:szCs w:val="22"/>
        </w:rPr>
        <w:t>Email: joel.t.martin36@gmail.com</w:t>
      </w:r>
    </w:p>
    <w:p w14:paraId="02BB5875" w14:textId="77777777" w:rsidR="00E81978" w:rsidRPr="004E75DA" w:rsidRDefault="00070049" w:rsidP="006D3B81">
      <w:pPr>
        <w:pStyle w:val="Title2"/>
        <w:rPr>
          <w:rFonts w:cstheme="minorHAnsi"/>
          <w:noProof/>
          <w:sz w:val="22"/>
          <w:szCs w:val="22"/>
          <w:lang w:val="en-GB"/>
        </w:rPr>
      </w:pPr>
      <w:r w:rsidRPr="004E75DA">
        <w:rPr>
          <w:rFonts w:cstheme="minorHAnsi"/>
          <w:sz w:val="22"/>
          <w:szCs w:val="22"/>
        </w:rPr>
        <w:t xml:space="preserve">The research was </w:t>
      </w:r>
      <w:r w:rsidR="00F6045E" w:rsidRPr="004E75DA">
        <w:rPr>
          <w:rFonts w:cstheme="minorHAnsi"/>
          <w:sz w:val="22"/>
          <w:szCs w:val="22"/>
        </w:rPr>
        <w:t>supported by funding from the Engineering and Physical Sciences Research Council (EPSRC: EP/S021507/1) and the Welcome Trust (204686/Z/16/Z)</w:t>
      </w:r>
    </w:p>
    <w:sdt>
      <w:sdtPr>
        <w:rPr>
          <w:rFonts w:asciiTheme="minorHAnsi" w:hAnsiTheme="minorHAnsi" w:cstheme="minorHAnsi"/>
          <w:noProof/>
          <w:sz w:val="22"/>
          <w:szCs w:val="22"/>
          <w:lang w:val="en-GB"/>
        </w:rPr>
        <w:alias w:val="Abstract:"/>
        <w:tag w:val="Abstract:"/>
        <w:id w:val="202146031"/>
        <w:placeholder>
          <w:docPart w:val="7B5192E5C3974D609E2D0C368CA64E69"/>
        </w:placeholder>
        <w:temporary/>
        <w:showingPlcHdr/>
        <w15:appearance w15:val="hidden"/>
      </w:sdtPr>
      <w:sdtContent>
        <w:p w14:paraId="683D40B7" w14:textId="77777777" w:rsidR="00E81978" w:rsidRPr="004E75DA" w:rsidRDefault="00070049">
          <w:pPr>
            <w:pStyle w:val="SectionTitle"/>
            <w:rPr>
              <w:rFonts w:asciiTheme="minorHAnsi" w:hAnsiTheme="minorHAnsi" w:cstheme="minorHAnsi"/>
              <w:noProof/>
              <w:sz w:val="22"/>
              <w:szCs w:val="22"/>
              <w:lang w:val="en-GB"/>
            </w:rPr>
          </w:pPr>
          <w:r w:rsidRPr="004E75DA">
            <w:rPr>
              <w:rFonts w:asciiTheme="minorHAnsi" w:hAnsiTheme="minorHAnsi" w:cstheme="minorHAnsi"/>
              <w:noProof/>
              <w:sz w:val="22"/>
              <w:szCs w:val="22"/>
              <w:lang w:val="en-GB" w:bidi="en-GB"/>
            </w:rPr>
            <w:t>Abstract</w:t>
          </w:r>
        </w:p>
      </w:sdtContent>
    </w:sdt>
    <w:p w14:paraId="10E89FE0" w14:textId="4D133BB0" w:rsidR="000D0879" w:rsidRPr="004E75DA" w:rsidRDefault="00070049">
      <w:pPr>
        <w:pStyle w:val="NoSpacing"/>
        <w:rPr>
          <w:rFonts w:cstheme="minorHAnsi"/>
          <w:noProof/>
          <w:sz w:val="22"/>
          <w:szCs w:val="22"/>
          <w:lang w:val="en-GB"/>
        </w:rPr>
      </w:pPr>
      <w:r w:rsidRPr="004E75DA">
        <w:rPr>
          <w:rFonts w:cstheme="minorHAnsi"/>
          <w:noProof/>
          <w:sz w:val="22"/>
          <w:szCs w:val="22"/>
          <w:lang w:val="en-GB"/>
        </w:rPr>
        <w:t xml:space="preserve">We </w:t>
      </w:r>
      <w:r w:rsidR="001B22A9" w:rsidRPr="004E75DA">
        <w:rPr>
          <w:rFonts w:cstheme="minorHAnsi"/>
          <w:noProof/>
          <w:sz w:val="22"/>
          <w:szCs w:val="22"/>
          <w:lang w:val="en-GB"/>
        </w:rPr>
        <w:t xml:space="preserve">introduce </w:t>
      </w:r>
      <w:r w:rsidR="001B22A9" w:rsidRPr="004E75DA">
        <w:rPr>
          <w:rFonts w:cstheme="minorHAnsi"/>
          <w:i/>
          <w:iCs/>
          <w:noProof/>
          <w:sz w:val="22"/>
          <w:szCs w:val="22"/>
          <w:lang w:val="en-GB"/>
        </w:rPr>
        <w:t>PyPlr –</w:t>
      </w:r>
      <w:r w:rsidRPr="004E75DA">
        <w:rPr>
          <w:rFonts w:cstheme="minorHAnsi"/>
          <w:noProof/>
          <w:sz w:val="22"/>
          <w:szCs w:val="22"/>
          <w:lang w:val="en-GB"/>
        </w:rPr>
        <w:t xml:space="preserve"> a</w:t>
      </w:r>
      <w:r w:rsidR="00EA4D85" w:rsidRPr="004E75DA">
        <w:rPr>
          <w:rFonts w:cstheme="minorHAnsi"/>
          <w:noProof/>
          <w:sz w:val="22"/>
          <w:szCs w:val="22"/>
          <w:lang w:val="en-GB"/>
        </w:rPr>
        <w:t xml:space="preserve"> </w:t>
      </w:r>
      <w:r w:rsidR="000F6E0C" w:rsidRPr="004E75DA">
        <w:rPr>
          <w:rFonts w:cstheme="minorHAnsi"/>
          <w:noProof/>
          <w:sz w:val="22"/>
          <w:szCs w:val="22"/>
          <w:lang w:val="en-GB"/>
        </w:rPr>
        <w:t>versatile</w:t>
      </w:r>
      <w:r w:rsidR="00350E46" w:rsidRPr="004E75DA">
        <w:rPr>
          <w:rFonts w:cstheme="minorHAnsi"/>
          <w:noProof/>
          <w:sz w:val="22"/>
          <w:szCs w:val="22"/>
          <w:lang w:val="en-GB"/>
        </w:rPr>
        <w:t>, integrated</w:t>
      </w:r>
      <w:r w:rsidR="00EA4D85" w:rsidRPr="004E75DA">
        <w:rPr>
          <w:rFonts w:cstheme="minorHAnsi"/>
          <w:noProof/>
          <w:sz w:val="22"/>
          <w:szCs w:val="22"/>
          <w:lang w:val="en-GB"/>
        </w:rPr>
        <w:t xml:space="preserve"> </w:t>
      </w:r>
      <w:r w:rsidR="000F6E0C" w:rsidRPr="004E75DA">
        <w:rPr>
          <w:rFonts w:cstheme="minorHAnsi"/>
          <w:noProof/>
          <w:sz w:val="22"/>
          <w:szCs w:val="22"/>
          <w:lang w:val="en-GB"/>
        </w:rPr>
        <w:t xml:space="preserve">system </w:t>
      </w:r>
      <w:r w:rsidR="00350E46" w:rsidRPr="004E75DA">
        <w:rPr>
          <w:rFonts w:cstheme="minorHAnsi"/>
          <w:noProof/>
          <w:sz w:val="22"/>
          <w:szCs w:val="22"/>
          <w:lang w:val="en-GB"/>
        </w:rPr>
        <w:t xml:space="preserve">of hardware and software </w:t>
      </w:r>
      <w:r w:rsidR="00DF19C6" w:rsidRPr="004E75DA">
        <w:rPr>
          <w:rFonts w:cstheme="minorHAnsi"/>
          <w:noProof/>
          <w:sz w:val="22"/>
          <w:szCs w:val="22"/>
          <w:lang w:val="en-GB"/>
        </w:rPr>
        <w:t>to support</w:t>
      </w:r>
      <w:r w:rsidR="00C910BF" w:rsidRPr="004E75DA">
        <w:rPr>
          <w:rFonts w:cstheme="minorHAnsi"/>
          <w:noProof/>
          <w:sz w:val="22"/>
          <w:szCs w:val="22"/>
          <w:lang w:val="en-GB"/>
        </w:rPr>
        <w:t xml:space="preserve"> </w:t>
      </w:r>
      <w:r w:rsidR="006B5AFB" w:rsidRPr="004E75DA">
        <w:rPr>
          <w:rFonts w:cstheme="minorHAnsi"/>
          <w:noProof/>
          <w:sz w:val="22"/>
          <w:szCs w:val="22"/>
          <w:lang w:val="en-GB"/>
        </w:rPr>
        <w:t xml:space="preserve">a broad spectrum of research applications concerning the </w:t>
      </w:r>
      <w:r w:rsidR="001B22A9" w:rsidRPr="004E75DA">
        <w:rPr>
          <w:rFonts w:cstheme="minorHAnsi"/>
          <w:noProof/>
          <w:sz w:val="22"/>
          <w:szCs w:val="22"/>
          <w:lang w:val="en-GB"/>
        </w:rPr>
        <w:t xml:space="preserve">human </w:t>
      </w:r>
      <w:r w:rsidR="006B5AFB" w:rsidRPr="004E75DA">
        <w:rPr>
          <w:rFonts w:cstheme="minorHAnsi"/>
          <w:noProof/>
          <w:sz w:val="22"/>
          <w:szCs w:val="22"/>
          <w:lang w:val="en-GB"/>
        </w:rPr>
        <w:t>pupillary light reflex</w:t>
      </w:r>
      <w:r w:rsidR="00EA4D85" w:rsidRPr="004E75DA">
        <w:rPr>
          <w:rFonts w:cstheme="minorHAnsi"/>
          <w:noProof/>
          <w:sz w:val="22"/>
          <w:szCs w:val="22"/>
          <w:lang w:val="en-GB"/>
        </w:rPr>
        <w:t xml:space="preserve">. </w:t>
      </w:r>
      <w:r w:rsidR="001B22A9" w:rsidRPr="004E75DA">
        <w:rPr>
          <w:rFonts w:cstheme="minorHAnsi"/>
          <w:noProof/>
          <w:sz w:val="22"/>
          <w:szCs w:val="22"/>
          <w:lang w:val="en-GB"/>
        </w:rPr>
        <w:t>PyPlr is</w:t>
      </w:r>
      <w:r w:rsidR="000F6E0C" w:rsidRPr="004E75DA">
        <w:rPr>
          <w:rFonts w:cstheme="minorHAnsi"/>
          <w:noProof/>
          <w:sz w:val="22"/>
          <w:szCs w:val="22"/>
          <w:lang w:val="en-GB"/>
        </w:rPr>
        <w:t xml:space="preserve"> </w:t>
      </w:r>
      <w:r w:rsidR="00325633" w:rsidRPr="004E75DA">
        <w:rPr>
          <w:rFonts w:cstheme="minorHAnsi"/>
          <w:noProof/>
          <w:sz w:val="22"/>
          <w:szCs w:val="22"/>
          <w:lang w:val="en-GB"/>
        </w:rPr>
        <w:t xml:space="preserve">a </w:t>
      </w:r>
      <w:r w:rsidR="00F97A32" w:rsidRPr="004E75DA">
        <w:rPr>
          <w:rFonts w:cstheme="minorHAnsi"/>
          <w:noProof/>
          <w:sz w:val="22"/>
          <w:szCs w:val="22"/>
          <w:lang w:val="en-GB"/>
        </w:rPr>
        <w:t>custom</w:t>
      </w:r>
      <w:r w:rsidR="00C910BF" w:rsidRPr="004E75DA">
        <w:rPr>
          <w:rFonts w:cstheme="minorHAnsi"/>
          <w:noProof/>
          <w:sz w:val="22"/>
          <w:szCs w:val="22"/>
          <w:lang w:val="en-GB"/>
        </w:rPr>
        <w:t xml:space="preserve"> </w:t>
      </w:r>
      <w:r w:rsidR="006B5AFB" w:rsidRPr="004E75DA">
        <w:rPr>
          <w:rFonts w:cstheme="minorHAnsi"/>
          <w:noProof/>
          <w:sz w:val="22"/>
          <w:szCs w:val="22"/>
          <w:lang w:val="en-GB"/>
        </w:rPr>
        <w:t>P</w:t>
      </w:r>
      <w:r w:rsidR="000F6E0C" w:rsidRPr="004E75DA">
        <w:rPr>
          <w:rFonts w:cstheme="minorHAnsi"/>
          <w:noProof/>
          <w:sz w:val="22"/>
          <w:szCs w:val="22"/>
          <w:lang w:val="en-GB"/>
        </w:rPr>
        <w:t xml:space="preserve">ython </w:t>
      </w:r>
      <w:r w:rsidR="006B5AFB" w:rsidRPr="004E75DA">
        <w:rPr>
          <w:rFonts w:cstheme="minorHAnsi"/>
          <w:noProof/>
          <w:sz w:val="22"/>
          <w:szCs w:val="22"/>
          <w:lang w:val="en-GB"/>
        </w:rPr>
        <w:t>library</w:t>
      </w:r>
      <w:r w:rsidR="000F6E0C" w:rsidRPr="004E75DA">
        <w:rPr>
          <w:rFonts w:cstheme="minorHAnsi"/>
          <w:noProof/>
          <w:sz w:val="22"/>
          <w:szCs w:val="22"/>
          <w:lang w:val="en-GB"/>
        </w:rPr>
        <w:t xml:space="preserve"> for </w:t>
      </w:r>
      <w:r w:rsidR="00B62F33" w:rsidRPr="004E75DA">
        <w:rPr>
          <w:rFonts w:cstheme="minorHAnsi"/>
          <w:noProof/>
          <w:sz w:val="22"/>
          <w:szCs w:val="22"/>
          <w:lang w:val="en-GB"/>
        </w:rPr>
        <w:t>integrating</w:t>
      </w:r>
      <w:r w:rsidR="000F6E0C" w:rsidRPr="004E75DA">
        <w:rPr>
          <w:rFonts w:cstheme="minorHAnsi"/>
          <w:noProof/>
          <w:sz w:val="22"/>
          <w:szCs w:val="22"/>
          <w:lang w:val="en-GB"/>
        </w:rPr>
        <w:t xml:space="preserve"> a</w:t>
      </w:r>
      <w:r w:rsidR="00B62F33" w:rsidRPr="004E75DA">
        <w:rPr>
          <w:rFonts w:cstheme="minorHAnsi"/>
          <w:noProof/>
          <w:sz w:val="22"/>
          <w:szCs w:val="22"/>
          <w:lang w:val="en-GB"/>
        </w:rPr>
        <w:t xml:space="preserve"> research-grade video-based eye-tracker </w:t>
      </w:r>
      <w:r w:rsidR="00F42929" w:rsidRPr="004E75DA">
        <w:rPr>
          <w:rFonts w:cstheme="minorHAnsi"/>
          <w:noProof/>
          <w:sz w:val="22"/>
          <w:szCs w:val="22"/>
          <w:lang w:val="en-GB"/>
        </w:rPr>
        <w:t>system with</w:t>
      </w:r>
      <w:r w:rsidR="00B62F33" w:rsidRPr="004E75DA">
        <w:rPr>
          <w:rFonts w:cstheme="minorHAnsi"/>
          <w:noProof/>
          <w:sz w:val="22"/>
          <w:szCs w:val="22"/>
          <w:lang w:val="en-GB"/>
        </w:rPr>
        <w:t xml:space="preserve"> a light </w:t>
      </w:r>
      <w:r w:rsidR="00350E46" w:rsidRPr="004E75DA">
        <w:rPr>
          <w:rFonts w:cstheme="minorHAnsi"/>
          <w:noProof/>
          <w:sz w:val="22"/>
          <w:szCs w:val="22"/>
          <w:lang w:val="en-GB"/>
        </w:rPr>
        <w:t>source</w:t>
      </w:r>
      <w:r w:rsidR="00F42929" w:rsidRPr="004E75DA">
        <w:rPr>
          <w:rFonts w:cstheme="minorHAnsi"/>
          <w:noProof/>
          <w:sz w:val="22"/>
          <w:szCs w:val="22"/>
          <w:lang w:val="en-GB"/>
        </w:rPr>
        <w:t xml:space="preserve"> </w:t>
      </w:r>
      <w:r w:rsidR="00325633" w:rsidRPr="004E75DA">
        <w:rPr>
          <w:rFonts w:cstheme="minorHAnsi"/>
          <w:noProof/>
          <w:sz w:val="22"/>
          <w:szCs w:val="22"/>
          <w:lang w:val="en-GB"/>
        </w:rPr>
        <w:t>and</w:t>
      </w:r>
      <w:r w:rsidR="00C910BF" w:rsidRPr="004E75DA">
        <w:rPr>
          <w:rFonts w:cstheme="minorHAnsi"/>
          <w:noProof/>
          <w:sz w:val="22"/>
          <w:szCs w:val="22"/>
          <w:lang w:val="en-GB"/>
        </w:rPr>
        <w:t xml:space="preserve"> </w:t>
      </w:r>
      <w:r w:rsidR="006B5AFB" w:rsidRPr="004E75DA">
        <w:rPr>
          <w:rFonts w:cstheme="minorHAnsi"/>
          <w:noProof/>
          <w:sz w:val="22"/>
          <w:szCs w:val="22"/>
          <w:lang w:val="en-GB"/>
        </w:rPr>
        <w:t>streamlining</w:t>
      </w:r>
      <w:r w:rsidR="00F8409C" w:rsidRPr="004E75DA">
        <w:rPr>
          <w:rFonts w:cstheme="minorHAnsi"/>
          <w:noProof/>
          <w:sz w:val="22"/>
          <w:szCs w:val="22"/>
          <w:lang w:val="en-GB"/>
        </w:rPr>
        <w:t xml:space="preserve"> such</w:t>
      </w:r>
      <w:r w:rsidR="006B5AFB" w:rsidRPr="004E75DA">
        <w:rPr>
          <w:rFonts w:cstheme="minorHAnsi"/>
          <w:noProof/>
          <w:sz w:val="22"/>
          <w:szCs w:val="22"/>
          <w:lang w:val="en-GB"/>
        </w:rPr>
        <w:t xml:space="preserve"> processes as the design</w:t>
      </w:r>
      <w:r w:rsidR="00DA7486" w:rsidRPr="004E75DA">
        <w:rPr>
          <w:rFonts w:cstheme="minorHAnsi"/>
          <w:noProof/>
          <w:sz w:val="22"/>
          <w:szCs w:val="22"/>
          <w:lang w:val="en-GB"/>
        </w:rPr>
        <w:t xml:space="preserve">, </w:t>
      </w:r>
      <w:r w:rsidR="006B5AFB" w:rsidRPr="004E75DA">
        <w:rPr>
          <w:rFonts w:cstheme="minorHAnsi"/>
          <w:noProof/>
          <w:sz w:val="22"/>
          <w:szCs w:val="22"/>
          <w:lang w:val="en-GB"/>
        </w:rPr>
        <w:t>optimisation</w:t>
      </w:r>
      <w:r w:rsidR="00DA7486" w:rsidRPr="004E75DA">
        <w:rPr>
          <w:rFonts w:cstheme="minorHAnsi"/>
          <w:noProof/>
          <w:sz w:val="22"/>
          <w:szCs w:val="22"/>
          <w:lang w:val="en-GB"/>
        </w:rPr>
        <w:t xml:space="preserve"> and delivery</w:t>
      </w:r>
      <w:r w:rsidR="006B5AFB" w:rsidRPr="004E75DA">
        <w:rPr>
          <w:rFonts w:cstheme="minorHAnsi"/>
          <w:noProof/>
          <w:sz w:val="22"/>
          <w:szCs w:val="22"/>
          <w:lang w:val="en-GB"/>
        </w:rPr>
        <w:t xml:space="preserve"> of stimuli, synchronisation of devices, and extraction, cleaning, and analysis </w:t>
      </w:r>
      <w:r w:rsidR="00DA7486" w:rsidRPr="004E75DA">
        <w:rPr>
          <w:rFonts w:cstheme="minorHAnsi"/>
          <w:noProof/>
          <w:sz w:val="22"/>
          <w:szCs w:val="22"/>
          <w:lang w:val="en-GB"/>
        </w:rPr>
        <w:t>of</w:t>
      </w:r>
      <w:r w:rsidR="006B5AFB" w:rsidRPr="004E75DA">
        <w:rPr>
          <w:rFonts w:cstheme="minorHAnsi"/>
          <w:noProof/>
          <w:sz w:val="22"/>
          <w:szCs w:val="22"/>
          <w:lang w:val="en-GB"/>
        </w:rPr>
        <w:t xml:space="preserve"> pupil data. </w:t>
      </w:r>
      <w:r w:rsidR="005C6D36" w:rsidRPr="004E75DA">
        <w:rPr>
          <w:rFonts w:cstheme="minorHAnsi"/>
          <w:noProof/>
          <w:sz w:val="22"/>
          <w:szCs w:val="22"/>
          <w:lang w:val="en-GB"/>
        </w:rPr>
        <w:t xml:space="preserve">We </w:t>
      </w:r>
      <w:r w:rsidR="00F745DE" w:rsidRPr="004E75DA">
        <w:rPr>
          <w:rFonts w:cstheme="minorHAnsi"/>
          <w:noProof/>
          <w:sz w:val="22"/>
          <w:szCs w:val="22"/>
          <w:lang w:val="en-GB"/>
        </w:rPr>
        <w:t xml:space="preserve">additionally </w:t>
      </w:r>
      <w:r w:rsidR="005C6D36" w:rsidRPr="004E75DA">
        <w:rPr>
          <w:rFonts w:cstheme="minorHAnsi"/>
          <w:noProof/>
          <w:sz w:val="22"/>
          <w:szCs w:val="22"/>
          <w:lang w:val="en-GB"/>
        </w:rPr>
        <w:t>describe how f</w:t>
      </w:r>
      <w:r w:rsidR="00F8409C" w:rsidRPr="004E75DA">
        <w:rPr>
          <w:rFonts w:cstheme="minorHAnsi"/>
          <w:noProof/>
          <w:sz w:val="22"/>
          <w:szCs w:val="22"/>
          <w:lang w:val="en-GB"/>
        </w:rPr>
        <w:t xml:space="preserve">ull-field, homogenous stimulation of the retina </w:t>
      </w:r>
      <w:r w:rsidR="005C6D36" w:rsidRPr="004E75DA">
        <w:rPr>
          <w:rFonts w:cstheme="minorHAnsi"/>
          <w:noProof/>
          <w:sz w:val="22"/>
          <w:szCs w:val="22"/>
          <w:lang w:val="en-GB"/>
        </w:rPr>
        <w:t>can be</w:t>
      </w:r>
      <w:r w:rsidR="00F8409C" w:rsidRPr="004E75DA">
        <w:rPr>
          <w:rFonts w:cstheme="minorHAnsi"/>
          <w:noProof/>
          <w:sz w:val="22"/>
          <w:szCs w:val="22"/>
          <w:lang w:val="en-GB"/>
        </w:rPr>
        <w:t xml:space="preserve"> </w:t>
      </w:r>
      <w:r w:rsidR="00DF19C6" w:rsidRPr="004E75DA">
        <w:rPr>
          <w:rFonts w:cstheme="minorHAnsi"/>
          <w:noProof/>
          <w:sz w:val="22"/>
          <w:szCs w:val="22"/>
          <w:lang w:val="en-GB"/>
        </w:rPr>
        <w:t>realised</w:t>
      </w:r>
      <w:r w:rsidR="00DA7486" w:rsidRPr="004E75DA">
        <w:rPr>
          <w:rFonts w:cstheme="minorHAnsi"/>
          <w:noProof/>
          <w:sz w:val="22"/>
          <w:szCs w:val="22"/>
          <w:lang w:val="en-GB"/>
        </w:rPr>
        <w:t xml:space="preserve"> </w:t>
      </w:r>
      <w:r w:rsidR="006B5AFB" w:rsidRPr="004E75DA">
        <w:rPr>
          <w:rFonts w:cstheme="minorHAnsi"/>
          <w:noProof/>
          <w:sz w:val="22"/>
          <w:szCs w:val="22"/>
          <w:lang w:val="en-GB"/>
        </w:rPr>
        <w:t xml:space="preserve">with a low-cost integrating sphere </w:t>
      </w:r>
      <w:r w:rsidR="005C6D36" w:rsidRPr="004E75DA">
        <w:rPr>
          <w:rFonts w:cstheme="minorHAnsi"/>
          <w:noProof/>
          <w:sz w:val="22"/>
          <w:szCs w:val="22"/>
          <w:lang w:val="en-GB"/>
        </w:rPr>
        <w:t xml:space="preserve">that serves as an alternative to </w:t>
      </w:r>
      <w:r w:rsidR="00C910BF" w:rsidRPr="004E75DA">
        <w:rPr>
          <w:rFonts w:cstheme="minorHAnsi"/>
          <w:noProof/>
          <w:sz w:val="22"/>
          <w:szCs w:val="22"/>
          <w:lang w:val="en-GB"/>
        </w:rPr>
        <w:t xml:space="preserve">a </w:t>
      </w:r>
      <w:r w:rsidR="005C6D36" w:rsidRPr="004E75DA">
        <w:rPr>
          <w:rFonts w:cstheme="minorHAnsi"/>
          <w:noProof/>
          <w:sz w:val="22"/>
          <w:szCs w:val="22"/>
          <w:lang w:val="en-GB"/>
        </w:rPr>
        <w:t xml:space="preserve">Maxwellian </w:t>
      </w:r>
      <w:r w:rsidR="00C910BF" w:rsidRPr="004E75DA">
        <w:rPr>
          <w:rFonts w:cstheme="minorHAnsi"/>
          <w:noProof/>
          <w:sz w:val="22"/>
          <w:szCs w:val="22"/>
          <w:lang w:val="en-GB"/>
        </w:rPr>
        <w:t>setup</w:t>
      </w:r>
      <w:r w:rsidR="005C6D36" w:rsidRPr="004E75DA">
        <w:rPr>
          <w:rFonts w:cstheme="minorHAnsi"/>
          <w:noProof/>
          <w:sz w:val="22"/>
          <w:szCs w:val="22"/>
          <w:lang w:val="en-GB"/>
        </w:rPr>
        <w:t xml:space="preserve">. </w:t>
      </w:r>
      <w:r w:rsidR="00F42929" w:rsidRPr="004E75DA">
        <w:rPr>
          <w:rFonts w:cstheme="minorHAnsi"/>
          <w:noProof/>
          <w:sz w:val="22"/>
          <w:szCs w:val="22"/>
          <w:lang w:val="en-GB"/>
        </w:rPr>
        <w:t>Users can</w:t>
      </w:r>
      <w:r w:rsidR="009A0910" w:rsidRPr="004E75DA">
        <w:rPr>
          <w:rFonts w:cstheme="minorHAnsi"/>
          <w:noProof/>
          <w:sz w:val="22"/>
          <w:szCs w:val="22"/>
          <w:lang w:val="en-GB"/>
        </w:rPr>
        <w:t xml:space="preserve"> </w:t>
      </w:r>
      <w:r w:rsidR="00F42929" w:rsidRPr="004E75DA">
        <w:rPr>
          <w:rFonts w:cstheme="minorHAnsi"/>
          <w:noProof/>
          <w:sz w:val="22"/>
          <w:szCs w:val="22"/>
          <w:lang w:val="en-GB"/>
        </w:rPr>
        <w:t>integrate their own light source</w:t>
      </w:r>
      <w:r w:rsidR="00F745DE" w:rsidRPr="004E75DA">
        <w:rPr>
          <w:rFonts w:cstheme="minorHAnsi"/>
          <w:noProof/>
          <w:sz w:val="22"/>
          <w:szCs w:val="22"/>
          <w:lang w:val="en-GB"/>
        </w:rPr>
        <w:t xml:space="preserve">, but we provide full native </w:t>
      </w:r>
      <w:r w:rsidR="0059162F" w:rsidRPr="004E75DA">
        <w:rPr>
          <w:rFonts w:cstheme="minorHAnsi"/>
          <w:noProof/>
          <w:sz w:val="22"/>
          <w:szCs w:val="22"/>
          <w:lang w:val="en-GB"/>
        </w:rPr>
        <w:t xml:space="preserve">software </w:t>
      </w:r>
      <w:r w:rsidR="00F745DE" w:rsidRPr="004E75DA">
        <w:rPr>
          <w:rFonts w:cstheme="minorHAnsi"/>
          <w:noProof/>
          <w:sz w:val="22"/>
          <w:szCs w:val="22"/>
          <w:lang w:val="en-GB"/>
        </w:rPr>
        <w:t>support for</w:t>
      </w:r>
      <w:r w:rsidR="00F42929" w:rsidRPr="004E75DA">
        <w:rPr>
          <w:rFonts w:cstheme="minorHAnsi"/>
          <w:noProof/>
          <w:sz w:val="22"/>
          <w:szCs w:val="22"/>
          <w:lang w:val="en-GB"/>
        </w:rPr>
        <w:t xml:space="preserve"> a high-end, research-grade 10-primary light engine</w:t>
      </w:r>
      <w:r w:rsidR="00F745DE" w:rsidRPr="004E75DA">
        <w:rPr>
          <w:rFonts w:cstheme="minorHAnsi"/>
          <w:noProof/>
          <w:sz w:val="22"/>
          <w:szCs w:val="22"/>
          <w:lang w:val="en-GB"/>
        </w:rPr>
        <w:t xml:space="preserve"> which offers </w:t>
      </w:r>
      <w:r w:rsidR="00F42929" w:rsidRPr="004E75DA">
        <w:rPr>
          <w:rFonts w:cstheme="minorHAnsi"/>
          <w:noProof/>
          <w:sz w:val="22"/>
          <w:szCs w:val="22"/>
          <w:lang w:val="en-GB"/>
        </w:rPr>
        <w:t>advanced control over the temporal and spectral properties of light stimuli</w:t>
      </w:r>
      <w:r w:rsidR="00F745DE" w:rsidRPr="004E75DA">
        <w:rPr>
          <w:rFonts w:cstheme="minorHAnsi"/>
          <w:noProof/>
          <w:sz w:val="22"/>
          <w:szCs w:val="22"/>
          <w:lang w:val="en-GB"/>
        </w:rPr>
        <w:t xml:space="preserve">. </w:t>
      </w:r>
      <w:r w:rsidR="00AB37A2" w:rsidRPr="004E75DA">
        <w:rPr>
          <w:rFonts w:cstheme="minorHAnsi"/>
          <w:noProof/>
          <w:sz w:val="22"/>
          <w:szCs w:val="22"/>
          <w:lang w:val="en-GB"/>
        </w:rPr>
        <w:t xml:space="preserve">Here, we describe the </w:t>
      </w:r>
      <w:r w:rsidR="00F42929" w:rsidRPr="004E75DA">
        <w:rPr>
          <w:rFonts w:cstheme="minorHAnsi"/>
          <w:noProof/>
          <w:sz w:val="22"/>
          <w:szCs w:val="22"/>
          <w:lang w:val="en-GB"/>
        </w:rPr>
        <w:t>hardware and software</w:t>
      </w:r>
      <w:r w:rsidR="00AB37A2" w:rsidRPr="004E75DA">
        <w:rPr>
          <w:rFonts w:cstheme="minorHAnsi"/>
          <w:noProof/>
          <w:sz w:val="22"/>
          <w:szCs w:val="22"/>
          <w:lang w:val="en-GB"/>
        </w:rPr>
        <w:t xml:space="preserve"> in detail and demonstrate its capabilities with</w:t>
      </w:r>
      <w:r w:rsidR="0000006C" w:rsidRPr="004E75DA">
        <w:rPr>
          <w:rFonts w:cstheme="minorHAnsi"/>
          <w:noProof/>
          <w:sz w:val="22"/>
          <w:szCs w:val="22"/>
          <w:lang w:val="en-GB"/>
        </w:rPr>
        <w:t xml:space="preserve"> </w:t>
      </w:r>
      <w:r w:rsidR="00F745DE" w:rsidRPr="004E75DA">
        <w:rPr>
          <w:rFonts w:cstheme="minorHAnsi"/>
          <w:noProof/>
          <w:sz w:val="22"/>
          <w:szCs w:val="22"/>
          <w:lang w:val="en-GB"/>
        </w:rPr>
        <w:t>two</w:t>
      </w:r>
      <w:r w:rsidR="005C6D36" w:rsidRPr="004E75DA">
        <w:rPr>
          <w:rFonts w:cstheme="minorHAnsi"/>
          <w:noProof/>
          <w:sz w:val="22"/>
          <w:szCs w:val="22"/>
          <w:lang w:val="en-GB"/>
        </w:rPr>
        <w:t xml:space="preserve"> </w:t>
      </w:r>
      <w:r w:rsidR="00AB37A2" w:rsidRPr="004E75DA">
        <w:rPr>
          <w:rFonts w:cstheme="minorHAnsi"/>
          <w:noProof/>
          <w:sz w:val="22"/>
          <w:szCs w:val="22"/>
          <w:lang w:val="en-GB"/>
        </w:rPr>
        <w:t xml:space="preserve">example </w:t>
      </w:r>
      <w:r w:rsidR="00DF19C6" w:rsidRPr="004E75DA">
        <w:rPr>
          <w:rFonts w:cstheme="minorHAnsi"/>
          <w:noProof/>
          <w:sz w:val="22"/>
          <w:szCs w:val="22"/>
          <w:lang w:val="en-GB"/>
        </w:rPr>
        <w:t>applications</w:t>
      </w:r>
      <w:r w:rsidR="00AB37A2" w:rsidRPr="004E75DA">
        <w:rPr>
          <w:rFonts w:cstheme="minorHAnsi"/>
          <w:noProof/>
          <w:sz w:val="22"/>
          <w:szCs w:val="22"/>
          <w:lang w:val="en-GB"/>
        </w:rPr>
        <w:t xml:space="preserve">: 1) </w:t>
      </w:r>
      <w:r w:rsidR="00DF19C6" w:rsidRPr="004E75DA">
        <w:rPr>
          <w:rFonts w:cstheme="minorHAnsi"/>
          <w:noProof/>
          <w:sz w:val="22"/>
          <w:szCs w:val="22"/>
          <w:lang w:val="en-GB"/>
        </w:rPr>
        <w:t>pupillometer-style</w:t>
      </w:r>
      <w:r w:rsidR="00C51E68" w:rsidRPr="004E75DA">
        <w:rPr>
          <w:rFonts w:cstheme="minorHAnsi"/>
          <w:noProof/>
          <w:sz w:val="22"/>
          <w:szCs w:val="22"/>
          <w:lang w:val="en-GB"/>
        </w:rPr>
        <w:t xml:space="preserve"> </w:t>
      </w:r>
      <w:r w:rsidR="00546A9B" w:rsidRPr="004E75DA">
        <w:rPr>
          <w:rFonts w:cstheme="minorHAnsi"/>
          <w:noProof/>
          <w:sz w:val="22"/>
          <w:szCs w:val="22"/>
          <w:lang w:val="en-GB"/>
        </w:rPr>
        <w:t>measurement and parametrisation of the</w:t>
      </w:r>
      <w:r w:rsidR="00AB37A2" w:rsidRPr="004E75DA">
        <w:rPr>
          <w:rFonts w:cstheme="minorHAnsi"/>
          <w:noProof/>
          <w:sz w:val="22"/>
          <w:szCs w:val="22"/>
          <w:lang w:val="en-GB"/>
        </w:rPr>
        <w:t xml:space="preserve"> pupil flash response, </w:t>
      </w:r>
      <w:r w:rsidR="00F745DE" w:rsidRPr="004E75DA">
        <w:rPr>
          <w:rFonts w:cstheme="minorHAnsi"/>
          <w:noProof/>
          <w:sz w:val="22"/>
          <w:szCs w:val="22"/>
          <w:lang w:val="en-GB"/>
        </w:rPr>
        <w:t xml:space="preserve">and </w:t>
      </w:r>
      <w:r w:rsidR="00AB37A2" w:rsidRPr="004E75DA">
        <w:rPr>
          <w:rFonts w:cstheme="minorHAnsi"/>
          <w:noProof/>
          <w:sz w:val="22"/>
          <w:szCs w:val="22"/>
          <w:lang w:val="en-GB"/>
        </w:rPr>
        <w:t xml:space="preserve">2) </w:t>
      </w:r>
      <w:r w:rsidR="00C51E68" w:rsidRPr="004E75DA">
        <w:rPr>
          <w:rFonts w:cstheme="minorHAnsi"/>
          <w:noProof/>
          <w:sz w:val="22"/>
          <w:szCs w:val="22"/>
          <w:lang w:val="en-GB"/>
        </w:rPr>
        <w:t>comparing the</w:t>
      </w:r>
      <w:r w:rsidR="00AB37A2" w:rsidRPr="004E75DA">
        <w:rPr>
          <w:rFonts w:cstheme="minorHAnsi"/>
          <w:noProof/>
          <w:sz w:val="22"/>
          <w:szCs w:val="22"/>
          <w:lang w:val="en-GB"/>
        </w:rPr>
        <w:t xml:space="preserve"> post-illumination pupil response</w:t>
      </w:r>
      <w:r w:rsidR="00C51E68" w:rsidRPr="004E75DA">
        <w:rPr>
          <w:rFonts w:cstheme="minorHAnsi"/>
          <w:noProof/>
          <w:sz w:val="22"/>
          <w:szCs w:val="22"/>
          <w:lang w:val="en-GB"/>
        </w:rPr>
        <w:t xml:space="preserve"> (PIPR) to long and short-wavelength light</w:t>
      </w:r>
      <w:r w:rsidR="00AB37A2" w:rsidRPr="004E75DA">
        <w:rPr>
          <w:rFonts w:cstheme="minorHAnsi"/>
          <w:noProof/>
          <w:sz w:val="22"/>
          <w:szCs w:val="22"/>
          <w:lang w:val="en-GB"/>
        </w:rPr>
        <w:t xml:space="preserve">. </w:t>
      </w:r>
      <w:r w:rsidR="009274AA" w:rsidRPr="004E75DA">
        <w:rPr>
          <w:rFonts w:cstheme="minorHAnsi"/>
          <w:noProof/>
          <w:sz w:val="22"/>
          <w:szCs w:val="22"/>
          <w:lang w:val="en-GB"/>
        </w:rPr>
        <w:t xml:space="preserve">The system </w:t>
      </w:r>
      <w:r w:rsidR="0000006C" w:rsidRPr="004E75DA">
        <w:rPr>
          <w:rFonts w:cstheme="minorHAnsi"/>
          <w:noProof/>
          <w:sz w:val="22"/>
          <w:szCs w:val="22"/>
          <w:lang w:val="en-GB"/>
        </w:rPr>
        <w:t xml:space="preserve">holds promise for researchers who would favour a flexible approach to studying the pupillary light reflex and the ability to employ a wide range of temporally and spectrally varying stimuli, including simple narrowband stimuli. </w:t>
      </w:r>
    </w:p>
    <w:p w14:paraId="474A145D" w14:textId="1D2E4679" w:rsidR="00E81978" w:rsidRPr="004E75DA" w:rsidRDefault="00070049">
      <w:pPr>
        <w:rPr>
          <w:rFonts w:cstheme="minorHAnsi"/>
          <w:noProof/>
          <w:sz w:val="22"/>
          <w:szCs w:val="22"/>
          <w:lang w:val="en-GB"/>
        </w:rPr>
      </w:pPr>
      <w:r w:rsidRPr="004E75DA">
        <w:rPr>
          <w:rStyle w:val="Emphasis"/>
          <w:rFonts w:cstheme="minorHAnsi"/>
          <w:noProof/>
          <w:sz w:val="22"/>
          <w:szCs w:val="22"/>
          <w:lang w:val="en-GB" w:bidi="en-GB"/>
        </w:rPr>
        <w:t>Keywords</w:t>
      </w:r>
      <w:r w:rsidRPr="004E75DA">
        <w:rPr>
          <w:rFonts w:cstheme="minorHAnsi"/>
          <w:noProof/>
          <w:sz w:val="22"/>
          <w:szCs w:val="22"/>
          <w:lang w:val="en-GB" w:bidi="en-GB"/>
        </w:rPr>
        <w:t xml:space="preserve">: </w:t>
      </w:r>
      <w:r w:rsidR="004128FA" w:rsidRPr="004E75DA">
        <w:rPr>
          <w:rFonts w:cstheme="minorHAnsi"/>
          <w:noProof/>
          <w:sz w:val="22"/>
          <w:szCs w:val="22"/>
          <w:lang w:val="en-GB"/>
        </w:rPr>
        <w:t>Pupillometry</w:t>
      </w:r>
      <w:r w:rsidR="000D0879" w:rsidRPr="004E75DA">
        <w:rPr>
          <w:rFonts w:cstheme="minorHAnsi"/>
          <w:noProof/>
          <w:sz w:val="22"/>
          <w:szCs w:val="22"/>
          <w:lang w:val="en-GB"/>
        </w:rPr>
        <w:t xml:space="preserve">, </w:t>
      </w:r>
      <w:r w:rsidR="005C6D36" w:rsidRPr="004E75DA">
        <w:rPr>
          <w:rFonts w:cstheme="minorHAnsi"/>
          <w:noProof/>
          <w:sz w:val="22"/>
          <w:szCs w:val="22"/>
          <w:lang w:val="en-GB"/>
        </w:rPr>
        <w:t xml:space="preserve">instrumentation, </w:t>
      </w:r>
      <w:r w:rsidR="00C910BF" w:rsidRPr="004E75DA">
        <w:rPr>
          <w:rFonts w:cstheme="minorHAnsi"/>
          <w:noProof/>
          <w:sz w:val="22"/>
          <w:szCs w:val="22"/>
          <w:lang w:val="en-GB"/>
        </w:rPr>
        <w:t xml:space="preserve">pupillary light reflex, </w:t>
      </w:r>
      <w:r w:rsidR="005C6D36" w:rsidRPr="004E75DA">
        <w:rPr>
          <w:rFonts w:cstheme="minorHAnsi"/>
          <w:noProof/>
          <w:sz w:val="22"/>
          <w:szCs w:val="22"/>
          <w:lang w:val="en-GB"/>
        </w:rPr>
        <w:t>ganzfeld, melanopsin</w:t>
      </w:r>
    </w:p>
    <w:p w14:paraId="7FFC1244" w14:textId="688AA07A" w:rsidR="00E81978" w:rsidRPr="004E75DA" w:rsidRDefault="00070049" w:rsidP="001C5FA5">
      <w:pPr>
        <w:pStyle w:val="SectionTitle"/>
        <w:rPr>
          <w:rFonts w:asciiTheme="minorHAnsi" w:hAnsiTheme="minorHAnsi" w:cstheme="minorHAnsi"/>
          <w:noProof/>
          <w:sz w:val="22"/>
          <w:szCs w:val="22"/>
          <w:lang w:val="en-GB"/>
        </w:rPr>
      </w:pPr>
      <w:r w:rsidRPr="004E75DA">
        <w:rPr>
          <w:rFonts w:asciiTheme="minorHAnsi" w:hAnsiTheme="minorHAnsi" w:cstheme="minorHAnsi"/>
          <w:i/>
          <w:iCs/>
          <w:noProof/>
          <w:sz w:val="22"/>
          <w:szCs w:val="22"/>
          <w:lang w:val="en-GB"/>
        </w:rPr>
        <w:lastRenderedPageBreak/>
        <w:t>PyPlr</w:t>
      </w:r>
      <w:r w:rsidRPr="004E75DA">
        <w:rPr>
          <w:rFonts w:asciiTheme="minorHAnsi" w:hAnsiTheme="minorHAnsi" w:cstheme="minorHAnsi"/>
          <w:noProof/>
          <w:sz w:val="22"/>
          <w:szCs w:val="22"/>
          <w:lang w:val="en-GB"/>
        </w:rPr>
        <w:t>: A versatile, integrated system of hardware and software for researching the human pupillary light reflex</w:t>
      </w:r>
    </w:p>
    <w:p w14:paraId="0455BCC8" w14:textId="77777777" w:rsidR="00D56584" w:rsidRPr="004E75DA" w:rsidRDefault="00070049" w:rsidP="001C5FA5">
      <w:pPr>
        <w:jc w:val="center"/>
        <w:rPr>
          <w:rFonts w:cstheme="minorHAnsi"/>
          <w:b/>
          <w:bCs/>
          <w:noProof/>
          <w:sz w:val="22"/>
          <w:szCs w:val="22"/>
          <w:lang w:val="en-GB"/>
        </w:rPr>
      </w:pPr>
      <w:r w:rsidRPr="004E75DA">
        <w:rPr>
          <w:rFonts w:cstheme="minorHAnsi"/>
          <w:b/>
          <w:bCs/>
          <w:noProof/>
          <w:sz w:val="22"/>
          <w:szCs w:val="22"/>
          <w:lang w:val="en-GB"/>
        </w:rPr>
        <w:t>Introduction</w:t>
      </w:r>
    </w:p>
    <w:p w14:paraId="683804B8" w14:textId="22D71ED5" w:rsidR="003D752D" w:rsidRPr="004E75DA" w:rsidRDefault="00070049" w:rsidP="00E90831">
      <w:pPr>
        <w:rPr>
          <w:rFonts w:cstheme="minorHAnsi"/>
          <w:noProof/>
          <w:sz w:val="22"/>
          <w:szCs w:val="22"/>
          <w:lang w:val="en-GB"/>
        </w:rPr>
      </w:pPr>
      <w:r w:rsidRPr="004E75DA">
        <w:rPr>
          <w:rFonts w:cstheme="minorHAnsi"/>
          <w:noProof/>
          <w:sz w:val="22"/>
          <w:szCs w:val="22"/>
          <w:lang w:val="en-GB"/>
        </w:rPr>
        <w:t xml:space="preserve">The pupillary light reflex </w:t>
      </w:r>
      <w:r w:rsidR="00622619" w:rsidRPr="004E75DA">
        <w:rPr>
          <w:rFonts w:cstheme="minorHAnsi"/>
          <w:noProof/>
          <w:sz w:val="22"/>
          <w:szCs w:val="22"/>
          <w:lang w:val="en-GB"/>
        </w:rPr>
        <w:t xml:space="preserve">(PLR) is the constriction of the pupil in response to </w:t>
      </w:r>
      <w:r w:rsidR="00622BB8" w:rsidRPr="004E75DA">
        <w:rPr>
          <w:rFonts w:cstheme="minorHAnsi"/>
          <w:noProof/>
          <w:sz w:val="22"/>
          <w:szCs w:val="22"/>
          <w:lang w:val="en-GB"/>
        </w:rPr>
        <w:t>changing light levels</w:t>
      </w:r>
      <w:r w:rsidR="00622619" w:rsidRPr="004E75DA">
        <w:rPr>
          <w:rFonts w:cstheme="minorHAnsi"/>
          <w:noProof/>
          <w:sz w:val="22"/>
          <w:szCs w:val="22"/>
          <w:lang w:val="en-GB"/>
        </w:rPr>
        <w:t xml:space="preserve">. </w:t>
      </w:r>
      <w:r w:rsidR="00976EDD" w:rsidRPr="004E75DA">
        <w:rPr>
          <w:rFonts w:cstheme="minorHAnsi"/>
          <w:noProof/>
          <w:sz w:val="22"/>
          <w:szCs w:val="22"/>
          <w:lang w:val="en-GB"/>
        </w:rPr>
        <w:t xml:space="preserve">Though its precise biological </w:t>
      </w:r>
      <w:r w:rsidR="009D03E0" w:rsidRPr="004E75DA">
        <w:rPr>
          <w:rFonts w:cstheme="minorHAnsi"/>
          <w:noProof/>
          <w:sz w:val="22"/>
          <w:szCs w:val="22"/>
          <w:lang w:val="en-GB"/>
        </w:rPr>
        <w:t xml:space="preserve">purpose </w:t>
      </w:r>
      <w:r w:rsidR="00976EDD" w:rsidRPr="004E75DA">
        <w:rPr>
          <w:rFonts w:cstheme="minorHAnsi"/>
          <w:noProof/>
          <w:sz w:val="22"/>
          <w:szCs w:val="22"/>
          <w:lang w:val="en-GB"/>
        </w:rPr>
        <w:t xml:space="preserve">is unclear, </w:t>
      </w:r>
      <w:r w:rsidR="00622619" w:rsidRPr="004E75DA">
        <w:rPr>
          <w:rFonts w:cstheme="minorHAnsi"/>
          <w:noProof/>
          <w:sz w:val="22"/>
          <w:szCs w:val="22"/>
          <w:lang w:val="en-GB"/>
        </w:rPr>
        <w:t xml:space="preserve">the PLR </w:t>
      </w:r>
      <w:r w:rsidR="000346C5" w:rsidRPr="004E75DA">
        <w:rPr>
          <w:rFonts w:cstheme="minorHAnsi"/>
          <w:noProof/>
          <w:sz w:val="22"/>
          <w:szCs w:val="22"/>
          <w:lang w:val="en-GB"/>
        </w:rPr>
        <w:t>optimises</w:t>
      </w:r>
      <w:r w:rsidR="00622619" w:rsidRPr="004E75DA">
        <w:rPr>
          <w:rFonts w:cstheme="minorHAnsi"/>
          <w:noProof/>
          <w:sz w:val="22"/>
          <w:szCs w:val="22"/>
          <w:lang w:val="en-GB"/>
        </w:rPr>
        <w:t xml:space="preserve"> retinal image quality by regulating the ammount and trajectory of light that strikes the retina </w:t>
      </w:r>
      <w:r w:rsidR="00622619" w:rsidRPr="004E75DA">
        <w:rPr>
          <w:rFonts w:cstheme="minorHAnsi"/>
          <w:noProof/>
          <w:sz w:val="22"/>
          <w:szCs w:val="22"/>
          <w:lang w:val="en-GB"/>
        </w:rPr>
        <w:fldChar w:fldCharType="begin" w:fldLock="1"/>
      </w:r>
      <w:r w:rsidR="001B250D" w:rsidRPr="004E75DA">
        <w:rPr>
          <w:rFonts w:cstheme="minorHAnsi"/>
          <w:noProof/>
          <w:sz w:val="22"/>
          <w:szCs w:val="22"/>
          <w:lang w:val="en-GB"/>
        </w:rPr>
        <w:instrText>ADDIN CSL_CITATION {"citationItems":[{"id":"ITEM-1","itemData":{"DOI":"10.1002/scj.10344","ISSN":"08821666","abstract":"The light–pupil reflex system has been the object of study in physiological engineering, as a typical example of involuntary biological systems. As regards the variable that actually controls the pupil, however, there has been little discussion of its role in vision. This study notes that the pupil is closely related to the spatial frequency response of the eye's optical system, and discusses the relation between the quality of the retinal image and the pupil size, as determined by the external image and the characteristics of the eye's optical system. By defining the information capacity of the retinal image as the evaluation measure, the quality of the retinal image is represented quantitatively. The relation between the pupil size and the information capacity of the retinal image is examined for various conditions. It is shown that the human pupil is controlled so that the quality of the retinal image is optimized, in the sense of the information capacity of the retinal image for each luminance level, when the external image is a natural image. On the other hand, when the external image is not a natural image, or when the characteristic of the eye's optical system or the relation between the visual cell arrangement and the pupillary diameter differs from the actual situation, it is not necessarily true that the pupil optimizes the quality of the retinal image. The above results suggest that the function of the pupil in vision is optimization of the quality of the retinal image. It is also suggested that the adjustment function of the pupillary diameter is acquired under the constraints of the external image and the hardware of the eye.","author":[{"dropping-particle":"","family":"Hirata","given":"Yutaka","non-dropping-particle":"","parse-names":false,"suffix":""},{"dropping-particle":"","family":"Yamaji","given":"Kazutsuna","non-dropping-particle":"","parse-names":false,"suffix":""},{"dropping-particle":"","family":"Sakai","given":"Hiroyuki","non-dropping-particle":"","parse-names":false,"suffix":""},{"dropping-particle":"","family":"Usui","given":"Shiro","non-dropping-particle":"","parse-names":false,"suffix":""}],"container-title":"Systems and Computers in Japan","id":"ITEM-1","issue":"9","issued":{"date-parts":[["2003"]]},"page":"48-57","title":"Function of the pupil in vision and information capacity of retinal image","type":"article-journal","volume":"34"},"uris":["http://www.mendeley.com/documents/?uuid=5e7a8a72-0a74-454b-bd99-e295594c328e"]},{"id":"ITEM-2","itemData":{"DOI":"10.1002/cphy.c140014","ISSN":"20404603","PMID":"25589275","abstract":"The autonomic nervous system influences numerous ocular functions. It does this by way of parasympathetic innervation from postganglionic fibers that originate from neurons in the ciliary and pterygopalatine ganglia, and by way of sympathetic innervation from postganglionic fibers that originate from neurons in the superior cervical ganglion. Ciliary ganglion neurons project to the ciliary body and the sphincter pupillae muscle of the iris to control ocular accommodation and pupil constriction, respectively. Superior cervical ganglion neurons project to the dilator pupillae muscle of the iris to control pupil dilation. Ocular blood flow is controlled both via direct autonomic influences on the vasculature of the optic nerve, choroid, ciliary body, and iris, as well as via indirect influences on retinal blood flow. In mammals, this vasculature is innervated by vasodilatory fibers from the pterygopalatine ganglion, and by vasoconstrictive fibers from the superior cervical ganglion. Intraocular pressure is regulated primarily through the balance of aqueous humor formation and outflow. Autonomic regulation of ciliary body blood vessels and the ciliary epithelium is an important determinant of aqueous humor formation; autonomic regulation of the trabecular meshwork and episcleral blood vessels is an important determinant of aqueous humor outflow. These tissues are all innervated by fibers from the pterygopalatine and superior cervical ganglia. In addition to these classical autonomic pathways, trigeminal sensory fibers exert local, intrinsic influences on many of these regions of the eye, as well as on some neurons within the ciliary and pterygopalatine ganglia.","author":[{"dropping-particle":"","family":"McDougal","given":"David H.","non-dropping-particle":"","parse-names":false,"suffix":""},{"dropping-particle":"","family":"Gamlin","given":"Paul D.","non-dropping-particle":"","parse-names":false,"suffix":""}],"container-title":"Comprehensive Physiology","id":"ITEM-2","issue":"1","issued":{"date-parts":[["2015"]]},"page":"439-473","title":"Autonomic control of the eye","type":"article-journal","volume":"5"},"uris":["http://www.mendeley.com/documents/?uuid=c2a544d7-115e-491c-85f7-a4793baab7c8"]}],"mendeley":{"formattedCitation":"(Hirata et al., 2003; McDougal &amp; Gamlin, 2015)","plainTextFormattedCitation":"(Hirata et al., 2003; McDougal &amp; Gamlin, 2015)","previouslyFormattedCitation":"(Hirata et al., 2003; McDougal &amp; Gamlin, 2015)"},"properties":{"noteIndex":0},"schema":"https://github.com/citation-style-language/schema/raw/master/csl-citation.json"}</w:instrText>
      </w:r>
      <w:r w:rsidR="00622619" w:rsidRPr="004E75DA">
        <w:rPr>
          <w:rFonts w:cstheme="minorHAnsi"/>
          <w:noProof/>
          <w:sz w:val="22"/>
          <w:szCs w:val="22"/>
          <w:lang w:val="en-GB"/>
        </w:rPr>
        <w:fldChar w:fldCharType="separate"/>
      </w:r>
      <w:r w:rsidR="00622619" w:rsidRPr="004E75DA">
        <w:rPr>
          <w:rFonts w:cstheme="minorHAnsi"/>
          <w:noProof/>
          <w:sz w:val="22"/>
          <w:szCs w:val="22"/>
          <w:lang w:val="en-GB"/>
        </w:rPr>
        <w:t>(Hirata et al., 2003; McDougal &amp; Gamlin, 2015)</w:t>
      </w:r>
      <w:r w:rsidR="00622619" w:rsidRPr="004E75DA">
        <w:rPr>
          <w:rFonts w:cstheme="minorHAnsi"/>
          <w:noProof/>
          <w:sz w:val="22"/>
          <w:szCs w:val="22"/>
          <w:lang w:val="en-GB"/>
        </w:rPr>
        <w:fldChar w:fldCharType="end"/>
      </w:r>
      <w:r w:rsidR="009D03E0" w:rsidRPr="004E75DA">
        <w:rPr>
          <w:rFonts w:cstheme="minorHAnsi"/>
          <w:noProof/>
          <w:sz w:val="22"/>
          <w:szCs w:val="22"/>
          <w:lang w:val="en-GB"/>
        </w:rPr>
        <w:t xml:space="preserve"> </w:t>
      </w:r>
      <w:r w:rsidR="00976EDD" w:rsidRPr="004E75DA">
        <w:rPr>
          <w:rFonts w:cstheme="minorHAnsi"/>
          <w:noProof/>
          <w:sz w:val="22"/>
          <w:szCs w:val="22"/>
          <w:lang w:val="en-GB"/>
        </w:rPr>
        <w:t xml:space="preserve">and </w:t>
      </w:r>
      <w:r w:rsidR="00622BB8" w:rsidRPr="004E75DA">
        <w:rPr>
          <w:rFonts w:cstheme="minorHAnsi"/>
          <w:noProof/>
          <w:sz w:val="22"/>
          <w:szCs w:val="22"/>
          <w:lang w:val="en-GB"/>
        </w:rPr>
        <w:t xml:space="preserve">it </w:t>
      </w:r>
      <w:r w:rsidR="000346C5" w:rsidRPr="004E75DA">
        <w:rPr>
          <w:rFonts w:cstheme="minorHAnsi"/>
          <w:noProof/>
          <w:sz w:val="22"/>
          <w:szCs w:val="22"/>
          <w:lang w:val="en-GB"/>
        </w:rPr>
        <w:t>may</w:t>
      </w:r>
      <w:r w:rsidR="00622BB8" w:rsidRPr="004E75DA">
        <w:rPr>
          <w:rFonts w:cstheme="minorHAnsi"/>
          <w:noProof/>
          <w:sz w:val="22"/>
          <w:szCs w:val="22"/>
          <w:lang w:val="en-GB"/>
        </w:rPr>
        <w:t xml:space="preserve"> also</w:t>
      </w:r>
      <w:r w:rsidR="000346C5" w:rsidRPr="004E75DA">
        <w:rPr>
          <w:rFonts w:cstheme="minorHAnsi"/>
          <w:noProof/>
          <w:sz w:val="22"/>
          <w:szCs w:val="22"/>
          <w:lang w:val="en-GB"/>
        </w:rPr>
        <w:t xml:space="preserve"> help to </w:t>
      </w:r>
      <w:r w:rsidR="00976EDD" w:rsidRPr="004E75DA">
        <w:rPr>
          <w:rFonts w:cstheme="minorHAnsi"/>
          <w:noProof/>
          <w:sz w:val="22"/>
          <w:szCs w:val="22"/>
          <w:lang w:val="en-GB"/>
        </w:rPr>
        <w:t>protect photoreceptors from dangerous levels of light</w:t>
      </w:r>
      <w:r w:rsidR="009D03E0" w:rsidRPr="004E75DA">
        <w:rPr>
          <w:rFonts w:cstheme="minorHAnsi"/>
          <w:noProof/>
          <w:sz w:val="22"/>
          <w:szCs w:val="22"/>
          <w:lang w:val="en-GB"/>
        </w:rPr>
        <w:t xml:space="preserve"> </w:t>
      </w:r>
      <w:r w:rsidR="009D03E0" w:rsidRPr="004E75DA">
        <w:rPr>
          <w:rFonts w:cstheme="minorHAnsi"/>
          <w:noProof/>
          <w:sz w:val="22"/>
          <w:szCs w:val="22"/>
          <w:lang w:val="en-GB"/>
        </w:rPr>
        <w:fldChar w:fldCharType="begin" w:fldLock="1"/>
      </w:r>
      <w:r w:rsidR="00622BB8" w:rsidRPr="004E75DA">
        <w:rPr>
          <w:rFonts w:cstheme="minorHAnsi"/>
          <w:noProof/>
          <w:sz w:val="22"/>
          <w:szCs w:val="22"/>
          <w:lang w:val="en-GB"/>
        </w:rPr>
        <w:instrText>ADDIN CSL_CITATION {"citationItems":[{"id":"ITEM-1","itemData":{"DOI":"10.1016/0042-6989(75)90279-5","ISBN":"0042-6989 (Print)\\r0042-6989 (Linking)","ISSN":"00426989","PMID":"1138479","abstract":"Various proposals for the function of the pupillary light reflex are discussed in quantitative terms. Two proposals are examined experimentally. It is suggested that the major purpose of pupillary constriction to light is to reduce retinal illumination and prepare the eye for a return to darkness. A mobile pupil (as opposed to a fixed) produces a substantial improvement in stimulus detection during the first few minutes of dark adaptation. ?? 1975.","author":[{"dropping-particle":"","family":"Woodhouse","given":"J. M.","non-dropping-particle":"","parse-names":false,"suffix":""},{"dropping-particle":"","family":"Campbell","given":"Fergus W.","non-dropping-particle":"","parse-names":false,"suffix":""}],"container-title":"Vision Research","id":"ITEM-1","issue":"6","issued":{"date-parts":[["1975"]]},"page":"649-653","title":"The role of the pupil light reflex in aiding adaptation to the dark","type":"article-journal","volume":"15"},"uris":["http://www.mendeley.com/documents/?uuid=a2c8564c-04a1-4669-9de3-bd4ce2158089"]},{"id":"ITEM-2","itemData":{"DOI":"10.1111/j.1475-1313.1992.tb00281.x","ISBN":"1475-1313","ISSN":"14751313","PMID":"1408164","abstract":"When the pupil is opened to increase sensitivity there is a loss of image sharpness due to aberrations. This trade-off between sensitivity and sharpness is analysed theoretically by calculating the information capacity of the retinal image. The analysis uses optical measurements of image sharpness made at different pupil diameters. At each luminance there is a pupil diameter that maximizes information capacity. This optimum is close to the diameter adopted under normal viewing conditions. The optimum is broad, consequently the system tolerates inaccurate adjustment. The benefits of correctly adjusting the pupil are evaluated. At low light levels the advantage is 68%, at intermediate levels it falls to around 20% but under daylight conditions it increases to 52%. These advantages suggest that the primary function of the pupillary light reflex is to maximize acuity over a wide range of luminances.","author":[{"dropping-particle":"","family":"Laughlin","given":"Simon B.","non-dropping-particle":"","parse-names":false,"suffix":""}],"container-title":"Ophthalmic &amp; Physiological Optics","id":"ITEM-2","issue":"2","issued":{"date-parts":[["1992"]]},"page":"161-164","title":"Retinal information capacity and the function of the pupil","type":"article-journal","volume":"12"},"uris":["http://www.mendeley.com/documents/?uuid=bf2d0e16-0dc0-4e8e-853f-72e2b3b45d35"]}],"mendeley":{"formattedCitation":"(Laughlin, 1992; Woodhouse &amp; Campbell, 1975)","plainTextFormattedCitation":"(Laughlin, 1992; Woodhouse &amp; Campbell, 1975)","previouslyFormattedCitation":"(Laughlin, 1992; Woodhouse &amp; Campbell, 1975)"},"properties":{"noteIndex":0},"schema":"https://github.com/citation-style-language/schema/raw/master/csl-citation.json"}</w:instrText>
      </w:r>
      <w:r w:rsidR="009D03E0" w:rsidRPr="004E75DA">
        <w:rPr>
          <w:rFonts w:cstheme="minorHAnsi"/>
          <w:noProof/>
          <w:sz w:val="22"/>
          <w:szCs w:val="22"/>
          <w:lang w:val="en-GB"/>
        </w:rPr>
        <w:fldChar w:fldCharType="separate"/>
      </w:r>
      <w:r w:rsidR="000346C5" w:rsidRPr="004E75DA">
        <w:rPr>
          <w:rFonts w:cstheme="minorHAnsi"/>
          <w:noProof/>
          <w:sz w:val="22"/>
          <w:szCs w:val="22"/>
          <w:lang w:val="en-GB"/>
        </w:rPr>
        <w:t>(Laughlin, 1992; Woodhouse &amp; Campbell, 1975)</w:t>
      </w:r>
      <w:r w:rsidR="009D03E0" w:rsidRPr="004E75DA">
        <w:rPr>
          <w:rFonts w:cstheme="minorHAnsi"/>
          <w:noProof/>
          <w:sz w:val="22"/>
          <w:szCs w:val="22"/>
          <w:lang w:val="en-GB"/>
        </w:rPr>
        <w:fldChar w:fldCharType="end"/>
      </w:r>
      <w:r w:rsidR="00976EDD" w:rsidRPr="004E75DA">
        <w:rPr>
          <w:rFonts w:cstheme="minorHAnsi"/>
          <w:noProof/>
          <w:sz w:val="22"/>
          <w:szCs w:val="22"/>
          <w:lang w:val="en-GB"/>
        </w:rPr>
        <w:t xml:space="preserve">. </w:t>
      </w:r>
      <w:r w:rsidR="00622619" w:rsidRPr="004E75DA">
        <w:rPr>
          <w:rFonts w:cstheme="minorHAnsi"/>
          <w:noProof/>
          <w:sz w:val="22"/>
          <w:szCs w:val="22"/>
          <w:lang w:val="en-GB"/>
        </w:rPr>
        <w:t xml:space="preserve">Importantly, as the PLR can be observed directly, it </w:t>
      </w:r>
      <w:r w:rsidR="00880620" w:rsidRPr="004E75DA">
        <w:rPr>
          <w:rFonts w:cstheme="minorHAnsi"/>
          <w:noProof/>
          <w:sz w:val="22"/>
          <w:szCs w:val="22"/>
          <w:lang w:val="en-GB"/>
        </w:rPr>
        <w:t xml:space="preserve">serves as </w:t>
      </w:r>
      <w:r w:rsidR="001B250D" w:rsidRPr="004E75DA">
        <w:rPr>
          <w:rFonts w:cstheme="minorHAnsi"/>
          <w:noProof/>
          <w:sz w:val="22"/>
          <w:szCs w:val="22"/>
          <w:lang w:val="en-GB"/>
        </w:rPr>
        <w:t xml:space="preserve">a valuable tool for gaining insight into </w:t>
      </w:r>
      <w:r w:rsidR="003D31DC" w:rsidRPr="004E75DA">
        <w:rPr>
          <w:rFonts w:cstheme="minorHAnsi"/>
          <w:noProof/>
          <w:sz w:val="22"/>
          <w:szCs w:val="22"/>
          <w:lang w:val="en-GB"/>
        </w:rPr>
        <w:t>the integrity and activity of the autonomic nervous system</w:t>
      </w:r>
      <w:r w:rsidR="001B250D" w:rsidRPr="004E75DA">
        <w:rPr>
          <w:rFonts w:cstheme="minorHAnsi"/>
          <w:noProof/>
          <w:sz w:val="22"/>
          <w:szCs w:val="22"/>
          <w:lang w:val="en-GB"/>
        </w:rPr>
        <w:t xml:space="preserve"> </w:t>
      </w:r>
      <w:r w:rsidR="001B250D" w:rsidRPr="004E75DA">
        <w:rPr>
          <w:rFonts w:cstheme="minorHAnsi"/>
          <w:noProof/>
          <w:sz w:val="22"/>
          <w:szCs w:val="22"/>
          <w:lang w:val="en-GB"/>
        </w:rPr>
        <w:fldChar w:fldCharType="begin" w:fldLock="1"/>
      </w:r>
      <w:r w:rsidR="003D31DC" w:rsidRPr="004E75DA">
        <w:rPr>
          <w:rFonts w:cstheme="minorHAnsi"/>
          <w:noProof/>
          <w:sz w:val="22"/>
          <w:szCs w:val="22"/>
          <w:lang w:val="en-GB"/>
        </w:rPr>
        <w:instrText>ADDIN CSL_CITATION {"citationItems":[{"id":"ITEM-1","itemData":{"DOI":"10.1016/S0896-1549(03)00002-6","ISSN":"08961549","PMID":"12809154","abstract":"Examination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America","id":"ITEM-1","issue":"2","issued":{"date-parts":[["2003"]]},"page":"143-153","title":"Evaluation of the pupillary light response as an objective measure of visual function","type":"article-journal","volume":"16"},"uris":["http://www.mendeley.com/documents/?uuid=76936c39-aa85-4aaf-8b2f-f7fb62461c02"]}],"mendeley":{"formattedCitation":"(Girkin, 2003)","plainTextFormattedCitation":"(Girkin, 2003)","previouslyFormattedCitation":"(Girkin, 2003)"},"properties":{"noteIndex":0},"schema":"https://github.com/citation-style-language/schema/raw/master/csl-citation.json"}</w:instrText>
      </w:r>
      <w:r w:rsidR="001B250D" w:rsidRPr="004E75DA">
        <w:rPr>
          <w:rFonts w:cstheme="minorHAnsi"/>
          <w:noProof/>
          <w:sz w:val="22"/>
          <w:szCs w:val="22"/>
          <w:lang w:val="en-GB"/>
        </w:rPr>
        <w:fldChar w:fldCharType="separate"/>
      </w:r>
      <w:r w:rsidR="001B250D" w:rsidRPr="004E75DA">
        <w:rPr>
          <w:rFonts w:cstheme="minorHAnsi"/>
          <w:noProof/>
          <w:sz w:val="22"/>
          <w:szCs w:val="22"/>
          <w:lang w:val="en-GB"/>
        </w:rPr>
        <w:t>(Girkin, 2003)</w:t>
      </w:r>
      <w:r w:rsidR="001B250D" w:rsidRPr="004E75DA">
        <w:rPr>
          <w:rFonts w:cstheme="minorHAnsi"/>
          <w:noProof/>
          <w:sz w:val="22"/>
          <w:szCs w:val="22"/>
          <w:lang w:val="en-GB"/>
        </w:rPr>
        <w:fldChar w:fldCharType="end"/>
      </w:r>
      <w:r w:rsidR="001B250D" w:rsidRPr="004E75DA">
        <w:rPr>
          <w:rFonts w:cstheme="minorHAnsi"/>
          <w:noProof/>
          <w:sz w:val="22"/>
          <w:szCs w:val="22"/>
          <w:lang w:val="en-GB"/>
        </w:rPr>
        <w:t xml:space="preserve">. </w:t>
      </w:r>
      <w:r w:rsidR="003D31DC" w:rsidRPr="004E75DA">
        <w:rPr>
          <w:rFonts w:cstheme="minorHAnsi"/>
          <w:noProof/>
          <w:sz w:val="22"/>
          <w:szCs w:val="22"/>
          <w:lang w:val="en-GB"/>
        </w:rPr>
        <w:t>Indeed, subjective</w:t>
      </w:r>
      <w:r w:rsidR="00DB1431" w:rsidRPr="004E75DA">
        <w:rPr>
          <w:rFonts w:cstheme="minorHAnsi"/>
          <w:noProof/>
          <w:sz w:val="22"/>
          <w:szCs w:val="22"/>
          <w:lang w:val="en-GB"/>
        </w:rPr>
        <w:t xml:space="preserve"> visual assessments</w:t>
      </w:r>
      <w:r w:rsidR="003D31DC" w:rsidRPr="004E75DA">
        <w:rPr>
          <w:rFonts w:cstheme="minorHAnsi"/>
          <w:noProof/>
          <w:sz w:val="22"/>
          <w:szCs w:val="22"/>
          <w:lang w:val="en-GB"/>
        </w:rPr>
        <w:t xml:space="preserve"> of the PLR</w:t>
      </w:r>
      <w:r w:rsidR="00223693" w:rsidRPr="004E75DA">
        <w:rPr>
          <w:rFonts w:cstheme="minorHAnsi"/>
          <w:noProof/>
          <w:sz w:val="22"/>
          <w:szCs w:val="22"/>
          <w:lang w:val="en-GB"/>
        </w:rPr>
        <w:t>,</w:t>
      </w:r>
      <w:r w:rsidR="00DB1431" w:rsidRPr="004E75DA">
        <w:rPr>
          <w:rFonts w:cstheme="minorHAnsi"/>
          <w:noProof/>
          <w:sz w:val="22"/>
          <w:szCs w:val="22"/>
          <w:lang w:val="en-GB"/>
        </w:rPr>
        <w:t xml:space="preserve"> such as the swinging flashlight test </w:t>
      </w:r>
      <w:r w:rsidR="00F30C5F" w:rsidRPr="004E75DA">
        <w:rPr>
          <w:rFonts w:cstheme="minorHAnsi"/>
          <w:noProof/>
          <w:sz w:val="22"/>
          <w:szCs w:val="22"/>
          <w:lang w:val="en-GB"/>
        </w:rPr>
        <w:fldChar w:fldCharType="begin" w:fldLock="1"/>
      </w:r>
      <w:r w:rsidR="00222B2F" w:rsidRPr="004E75DA">
        <w:rPr>
          <w:rFonts w:cstheme="minorHAnsi"/>
          <w:noProof/>
          <w:sz w:val="22"/>
          <w:szCs w:val="22"/>
          <w:lang w:val="en-GB"/>
        </w:rPr>
        <w:instrText>ADDIN CSL_CITATION {"citationItems":[{"id":"ITEM-1","itemData":{"DOI":"10.1001/archopht.1959.04220050030005","ISSN":"2374765X","PMID":"14416133","author":[{"dropping-particle":"","family":"Levatin","given":"Paul","non-dropping-particle":"","parse-names":false,"suffix":""}],"container-title":"A.M.A. Archives of Ophthalmology","id":"ITEM-1","issue":"5","issued":{"date-parts":[["1959"]]},"page":"768-779","title":"Pupillary Escape in Disease of the Retina or Optic Nerve","type":"article-journal","volume":"62"},"uris":["http://www.mendeley.com/documents/?uuid=ee66882d-354f-4c81-a634-a15f0e75c193"]},{"id":"ITEM-2","itemData":{"DOI":"10.1016/0002-9394(66)91911-8","ISSN":"00029394","PMID":"5928836","abstract":"Lesions of the afferent pupillary pathways (retina and optic nerve) are common, and they result in characteristic pupillary behavior. This behavior has been given many names, among them: the Gunn pupil sign, pupillary escape, the swinging-flashlight sign, pseudoanisocoria, low-intensity reaction, and amblyopic pupillary inertia. Whatever name or phrase is used to refer to this pupillary phenomenon, it should bring to mind the following features: 1. 1. The limited and changed reaction to light which mimics the pupillary reaction obtained from a dim stimulus (described by Lowenstein). 2. 2. The pupillary escape phenomenon. 3. 3. That anisocoria is not part of the picture in the absence of additional damage in other pupillary neurones, or in the eye. 4. 4. That the sign can best be elicited by alternating the stimulus from one eye to the other (as emphasized by Kestenbaum and Levatin). 5. 5. That, if a response asymmetry is found, the defect is likely to be in the prechiasmal afferent pupillary pathway. © 1966.","author":[{"dropping-particle":"","family":"Thompson","given":"H. Stanley","non-dropping-particle":"","parse-names":false,"suffix":""}],"container-title":"American Journal of Ophthalmology","id":"ITEM-2","issue":"5","issued":{"date-parts":[["1966"]]},"page":"860-873","publisher":"Elsevier Inc.","title":"Afferent pupillary defects. Pupillary findings associated with defects of the afferent arm of the pupillary light reflex arc","type":"article-journal","volume":"62"},"uris":["http://www.mendeley.com/documents/?uuid=4f5ca00e-84b7-4bfd-96a8-81a1fc8b0d0e"]}],"mendeley":{"formattedCitation":"(Levatin, 1959; Thompson, 1966)","plainTextFormattedCitation":"(Levatin, 1959; Thompson, 1966)","previouslyFormattedCitation":"(Levatin, 1959; Thompson, 1966)"},"properties":{"noteIndex":0},"schema":"https://github.com/citation-style-language/schema/raw/master/csl-citation.json"}</w:instrText>
      </w:r>
      <w:r w:rsidR="00F30C5F" w:rsidRPr="004E75DA">
        <w:rPr>
          <w:rFonts w:cstheme="minorHAnsi"/>
          <w:noProof/>
          <w:sz w:val="22"/>
          <w:szCs w:val="22"/>
          <w:lang w:val="en-GB"/>
        </w:rPr>
        <w:fldChar w:fldCharType="separate"/>
      </w:r>
      <w:r w:rsidR="00F30C5F" w:rsidRPr="004E75DA">
        <w:rPr>
          <w:rFonts w:cstheme="minorHAnsi"/>
          <w:noProof/>
          <w:sz w:val="22"/>
          <w:szCs w:val="22"/>
          <w:lang w:val="en-GB"/>
        </w:rPr>
        <w:t>(Levatin, 1959; Thompson, 1966)</w:t>
      </w:r>
      <w:r w:rsidR="00F30C5F" w:rsidRPr="004E75DA">
        <w:rPr>
          <w:rFonts w:cstheme="minorHAnsi"/>
          <w:noProof/>
          <w:sz w:val="22"/>
          <w:szCs w:val="22"/>
          <w:lang w:val="en-GB"/>
        </w:rPr>
        <w:fldChar w:fldCharType="end"/>
      </w:r>
      <w:r w:rsidR="00223693" w:rsidRPr="004E75DA">
        <w:rPr>
          <w:rFonts w:cstheme="minorHAnsi"/>
          <w:noProof/>
          <w:sz w:val="22"/>
          <w:szCs w:val="22"/>
          <w:lang w:val="en-GB"/>
        </w:rPr>
        <w:t>,</w:t>
      </w:r>
      <w:r w:rsidR="00DB1431" w:rsidRPr="004E75DA">
        <w:rPr>
          <w:rFonts w:cstheme="minorHAnsi"/>
          <w:noProof/>
          <w:sz w:val="22"/>
          <w:szCs w:val="22"/>
          <w:lang w:val="en-GB"/>
        </w:rPr>
        <w:t xml:space="preserve"> </w:t>
      </w:r>
      <w:r w:rsidR="00223693" w:rsidRPr="004E75DA">
        <w:rPr>
          <w:rFonts w:cstheme="minorHAnsi"/>
          <w:noProof/>
          <w:sz w:val="22"/>
          <w:szCs w:val="22"/>
          <w:lang w:val="en-GB"/>
        </w:rPr>
        <w:t xml:space="preserve">are </w:t>
      </w:r>
      <w:r w:rsidR="00AF074E" w:rsidRPr="004E75DA">
        <w:rPr>
          <w:rFonts w:cstheme="minorHAnsi"/>
          <w:noProof/>
          <w:sz w:val="22"/>
          <w:szCs w:val="22"/>
          <w:lang w:val="en-GB"/>
        </w:rPr>
        <w:t xml:space="preserve">still </w:t>
      </w:r>
      <w:r w:rsidR="00223693" w:rsidRPr="004E75DA">
        <w:rPr>
          <w:rFonts w:cstheme="minorHAnsi"/>
          <w:noProof/>
          <w:sz w:val="22"/>
          <w:szCs w:val="22"/>
          <w:lang w:val="en-GB"/>
        </w:rPr>
        <w:t xml:space="preserve">used </w:t>
      </w:r>
      <w:r w:rsidR="00FD428B" w:rsidRPr="004E75DA">
        <w:rPr>
          <w:rFonts w:cstheme="minorHAnsi"/>
          <w:noProof/>
          <w:sz w:val="22"/>
          <w:szCs w:val="22"/>
          <w:lang w:val="en-GB"/>
        </w:rPr>
        <w:t xml:space="preserve">routinely </w:t>
      </w:r>
      <w:r w:rsidR="00076E47" w:rsidRPr="004E75DA">
        <w:rPr>
          <w:rFonts w:cstheme="minorHAnsi"/>
          <w:noProof/>
          <w:sz w:val="22"/>
          <w:szCs w:val="22"/>
          <w:lang w:val="en-GB"/>
        </w:rPr>
        <w:t xml:space="preserve">in clinical </w:t>
      </w:r>
      <w:r w:rsidR="001258CC" w:rsidRPr="004E75DA">
        <w:rPr>
          <w:rFonts w:cstheme="minorHAnsi"/>
          <w:noProof/>
          <w:sz w:val="22"/>
          <w:szCs w:val="22"/>
          <w:lang w:val="en-GB"/>
        </w:rPr>
        <w:t>investigations</w:t>
      </w:r>
      <w:r w:rsidR="00076E47" w:rsidRPr="004E75DA">
        <w:rPr>
          <w:rFonts w:cstheme="minorHAnsi"/>
          <w:noProof/>
          <w:sz w:val="22"/>
          <w:szCs w:val="22"/>
          <w:lang w:val="en-GB"/>
        </w:rPr>
        <w:t xml:space="preserve"> </w:t>
      </w:r>
      <w:r w:rsidR="00DB1431" w:rsidRPr="004E75DA">
        <w:rPr>
          <w:rFonts w:cstheme="minorHAnsi"/>
          <w:noProof/>
          <w:sz w:val="22"/>
          <w:szCs w:val="22"/>
          <w:lang w:val="en-GB"/>
        </w:rPr>
        <w:t xml:space="preserve">to </w:t>
      </w:r>
      <w:r w:rsidR="004B5508" w:rsidRPr="004E75DA">
        <w:rPr>
          <w:rFonts w:cstheme="minorHAnsi"/>
          <w:noProof/>
          <w:sz w:val="22"/>
          <w:szCs w:val="22"/>
          <w:lang w:val="en-GB"/>
        </w:rPr>
        <w:t>unmask</w:t>
      </w:r>
      <w:r w:rsidR="001258CC" w:rsidRPr="004E75DA">
        <w:rPr>
          <w:rFonts w:cstheme="minorHAnsi"/>
          <w:noProof/>
          <w:sz w:val="22"/>
          <w:szCs w:val="22"/>
          <w:lang w:val="en-GB"/>
        </w:rPr>
        <w:t xml:space="preserve"> </w:t>
      </w:r>
      <w:r w:rsidR="00987034" w:rsidRPr="004E75DA">
        <w:rPr>
          <w:rFonts w:cstheme="minorHAnsi"/>
          <w:noProof/>
          <w:sz w:val="22"/>
          <w:szCs w:val="22"/>
          <w:lang w:val="en-GB"/>
        </w:rPr>
        <w:t xml:space="preserve">afferent pupillary defects </w:t>
      </w:r>
      <w:r w:rsidR="0044306C" w:rsidRPr="004E75DA">
        <w:rPr>
          <w:rFonts w:cstheme="minorHAnsi"/>
          <w:noProof/>
          <w:sz w:val="22"/>
          <w:szCs w:val="22"/>
          <w:lang w:val="en-GB"/>
        </w:rPr>
        <w:t>and give</w:t>
      </w:r>
      <w:r w:rsidR="00E525E1" w:rsidRPr="004E75DA">
        <w:rPr>
          <w:rFonts w:cstheme="minorHAnsi"/>
          <w:noProof/>
          <w:sz w:val="22"/>
          <w:szCs w:val="22"/>
          <w:lang w:val="en-GB"/>
        </w:rPr>
        <w:t xml:space="preserve"> clues as to a patient</w:t>
      </w:r>
      <w:r w:rsidR="00F939E0" w:rsidRPr="004E75DA">
        <w:rPr>
          <w:rFonts w:cstheme="minorHAnsi"/>
          <w:noProof/>
          <w:sz w:val="22"/>
          <w:szCs w:val="22"/>
          <w:lang w:val="en-GB"/>
        </w:rPr>
        <w:t>’</w:t>
      </w:r>
      <w:r w:rsidR="00E525E1" w:rsidRPr="004E75DA">
        <w:rPr>
          <w:rFonts w:cstheme="minorHAnsi"/>
          <w:noProof/>
          <w:sz w:val="22"/>
          <w:szCs w:val="22"/>
          <w:lang w:val="en-GB"/>
        </w:rPr>
        <w:t xml:space="preserve">s </w:t>
      </w:r>
      <w:r w:rsidR="00084B06" w:rsidRPr="004E75DA">
        <w:rPr>
          <w:rFonts w:cstheme="minorHAnsi"/>
          <w:noProof/>
          <w:sz w:val="22"/>
          <w:szCs w:val="22"/>
          <w:lang w:val="en-GB"/>
        </w:rPr>
        <w:t>neurological</w:t>
      </w:r>
      <w:r w:rsidR="00DB1431" w:rsidRPr="004E75DA">
        <w:rPr>
          <w:rFonts w:cstheme="minorHAnsi"/>
          <w:noProof/>
          <w:sz w:val="22"/>
          <w:szCs w:val="22"/>
          <w:lang w:val="en-GB"/>
        </w:rPr>
        <w:t xml:space="preserve"> </w:t>
      </w:r>
      <w:r w:rsidR="00442698" w:rsidRPr="004E75DA">
        <w:rPr>
          <w:rFonts w:cstheme="minorHAnsi"/>
          <w:noProof/>
          <w:sz w:val="22"/>
          <w:szCs w:val="22"/>
          <w:lang w:val="en-GB"/>
        </w:rPr>
        <w:t>state</w:t>
      </w:r>
      <w:r w:rsidR="00DB1431" w:rsidRPr="004E75DA">
        <w:rPr>
          <w:rFonts w:cstheme="minorHAnsi"/>
          <w:noProof/>
          <w:sz w:val="22"/>
          <w:szCs w:val="22"/>
          <w:lang w:val="en-GB"/>
        </w:rPr>
        <w:t xml:space="preserve">. </w:t>
      </w:r>
      <w:r w:rsidRPr="004E75DA">
        <w:rPr>
          <w:rFonts w:cstheme="minorHAnsi"/>
          <w:noProof/>
          <w:sz w:val="22"/>
          <w:szCs w:val="22"/>
          <w:lang w:val="en-GB"/>
        </w:rPr>
        <w:t>Though useful in critical care, such</w:t>
      </w:r>
      <w:r w:rsidR="00AF074E" w:rsidRPr="004E75DA">
        <w:rPr>
          <w:rFonts w:cstheme="minorHAnsi"/>
          <w:noProof/>
          <w:sz w:val="22"/>
          <w:szCs w:val="22"/>
          <w:lang w:val="en-GB"/>
        </w:rPr>
        <w:t xml:space="preserve"> techniques are</w:t>
      </w:r>
      <w:r w:rsidR="000E25A6" w:rsidRPr="004E75DA">
        <w:rPr>
          <w:rFonts w:cstheme="minorHAnsi"/>
          <w:noProof/>
          <w:sz w:val="22"/>
          <w:szCs w:val="22"/>
          <w:lang w:val="en-GB"/>
        </w:rPr>
        <w:t xml:space="preserve"> </w:t>
      </w:r>
      <w:r w:rsidR="00F745DE" w:rsidRPr="004E75DA">
        <w:rPr>
          <w:rFonts w:cstheme="minorHAnsi"/>
          <w:noProof/>
          <w:sz w:val="22"/>
          <w:szCs w:val="22"/>
          <w:lang w:val="en-GB"/>
        </w:rPr>
        <w:t xml:space="preserve">less suited to research </w:t>
      </w:r>
      <w:r w:rsidR="00D53E7E" w:rsidRPr="004E75DA">
        <w:rPr>
          <w:rFonts w:cstheme="minorHAnsi"/>
          <w:noProof/>
          <w:sz w:val="22"/>
          <w:szCs w:val="22"/>
          <w:lang w:val="en-GB"/>
        </w:rPr>
        <w:t>due</w:t>
      </w:r>
      <w:r w:rsidR="00F745DE" w:rsidRPr="004E75DA">
        <w:rPr>
          <w:rFonts w:cstheme="minorHAnsi"/>
          <w:noProof/>
          <w:sz w:val="22"/>
          <w:szCs w:val="22"/>
          <w:lang w:val="en-GB"/>
        </w:rPr>
        <w:t xml:space="preserve"> to their </w:t>
      </w:r>
      <w:r w:rsidR="00AF074E" w:rsidRPr="004E75DA">
        <w:rPr>
          <w:rFonts w:cstheme="minorHAnsi"/>
          <w:noProof/>
          <w:sz w:val="22"/>
          <w:szCs w:val="22"/>
          <w:lang w:val="en-GB"/>
        </w:rPr>
        <w:t xml:space="preserve">limited sensitivity and specificity, </w:t>
      </w:r>
      <w:r w:rsidR="00F745DE" w:rsidRPr="004E75DA">
        <w:rPr>
          <w:rFonts w:cstheme="minorHAnsi"/>
          <w:noProof/>
          <w:sz w:val="22"/>
          <w:szCs w:val="22"/>
          <w:lang w:val="en-GB"/>
        </w:rPr>
        <w:t>and</w:t>
      </w:r>
      <w:r w:rsidR="00AF074E" w:rsidRPr="004E75DA">
        <w:rPr>
          <w:rFonts w:cstheme="minorHAnsi"/>
          <w:noProof/>
          <w:sz w:val="22"/>
          <w:szCs w:val="22"/>
          <w:lang w:val="en-GB"/>
        </w:rPr>
        <w:t xml:space="preserve"> </w:t>
      </w:r>
      <w:r w:rsidR="00591EB2" w:rsidRPr="004E75DA">
        <w:rPr>
          <w:rFonts w:cstheme="minorHAnsi"/>
          <w:noProof/>
          <w:sz w:val="22"/>
          <w:szCs w:val="22"/>
          <w:lang w:val="en-GB"/>
        </w:rPr>
        <w:t xml:space="preserve">to </w:t>
      </w:r>
      <w:r w:rsidR="00D53E7E" w:rsidRPr="004E75DA">
        <w:rPr>
          <w:rFonts w:cstheme="minorHAnsi"/>
          <w:noProof/>
          <w:sz w:val="22"/>
          <w:szCs w:val="22"/>
          <w:lang w:val="en-GB"/>
        </w:rPr>
        <w:t>the</w:t>
      </w:r>
      <w:r w:rsidR="00F745DE" w:rsidRPr="004E75DA">
        <w:rPr>
          <w:rFonts w:cstheme="minorHAnsi"/>
          <w:noProof/>
          <w:sz w:val="22"/>
          <w:szCs w:val="22"/>
          <w:lang w:val="en-GB"/>
        </w:rPr>
        <w:t xml:space="preserve"> </w:t>
      </w:r>
      <w:r w:rsidR="00AF074E" w:rsidRPr="004E75DA">
        <w:rPr>
          <w:rFonts w:cstheme="minorHAnsi"/>
          <w:noProof/>
          <w:sz w:val="22"/>
          <w:szCs w:val="22"/>
          <w:lang w:val="en-GB"/>
        </w:rPr>
        <w:t>poor inter</w:t>
      </w:r>
      <w:r w:rsidR="00976EDD" w:rsidRPr="004E75DA">
        <w:rPr>
          <w:rFonts w:cstheme="minorHAnsi"/>
          <w:noProof/>
          <w:sz w:val="22"/>
          <w:szCs w:val="22"/>
          <w:lang w:val="en-GB"/>
        </w:rPr>
        <w:t xml:space="preserve"> </w:t>
      </w:r>
      <w:r w:rsidR="00AF074E" w:rsidRPr="004E75DA">
        <w:rPr>
          <w:rFonts w:cstheme="minorHAnsi"/>
          <w:noProof/>
          <w:sz w:val="22"/>
          <w:szCs w:val="22"/>
          <w:lang w:val="en-GB"/>
        </w:rPr>
        <w:t>and intraobserver reliability</w:t>
      </w:r>
      <w:r w:rsidR="00D53E7E" w:rsidRPr="004E75DA">
        <w:rPr>
          <w:rFonts w:cstheme="minorHAnsi"/>
          <w:noProof/>
          <w:sz w:val="22"/>
          <w:szCs w:val="22"/>
          <w:lang w:val="en-GB"/>
        </w:rPr>
        <w:t xml:space="preserve"> that exists</w:t>
      </w:r>
      <w:r w:rsidR="00AF074E" w:rsidRPr="004E75DA">
        <w:rPr>
          <w:rFonts w:cstheme="minorHAnsi"/>
          <w:noProof/>
          <w:sz w:val="22"/>
          <w:szCs w:val="22"/>
          <w:lang w:val="en-GB"/>
        </w:rPr>
        <w:t xml:space="preserve"> even among specialists </w:t>
      </w:r>
      <w:r w:rsidR="00AF074E" w:rsidRPr="004E75DA">
        <w:rPr>
          <w:rFonts w:cstheme="minorHAnsi"/>
          <w:noProof/>
          <w:sz w:val="22"/>
          <w:szCs w:val="22"/>
          <w:lang w:val="en-GB"/>
        </w:rPr>
        <w:fldChar w:fldCharType="begin" w:fldLock="1"/>
      </w:r>
      <w:r w:rsidR="00AF074E" w:rsidRPr="004E75DA">
        <w:rPr>
          <w:rFonts w:cstheme="minorHAnsi"/>
          <w:noProof/>
          <w:sz w:val="22"/>
          <w:szCs w:val="22"/>
          <w:lang w:val="en-GB"/>
        </w:rPr>
        <w:instrText>ADDIN CSL_CITATION {"citationItems":[{"id":"ITEM-1","itemData":{"ISSN":"0888-0395","abstract":"Pupillary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Nursing","id":"ITEM-1","issue":"1","issued":{"date-parts":[["2005"]]},"page":"34 - 40 7p","title":"Pupil examination: validity and clinical utility of an automated pupillometer.","type":"article-journal","volume":"37"},"uris":["http://www.mendeley.com/documents/?uuid=58826702-4e3e-4a78-9ef2-f92d8e4a2363"]},{"id":"ITEM-2","itemData":{"DOI":"10.1212/WNL.54.2.530","author":[{"dropping-particle":"","family":"Litvan","given":"I","non-dropping-particle":"","parse-names":false,"suffix":""},{"dropping-particle":"","family":"Saposnik","given":"G","non-dropping-particle":"","parse-names":false,"suffix":""},{"dropping-particle":"","family":"Maurino","given":"J","non-dropping-particle":"","parse-names":false,"suffix":""},{"dropping-particle":"","family":"Gonzalez","given":"L","non-dropping-particle":"","parse-names":false,"suffix":""},{"dropping-particle":"","family":"Saizar","given":"R","non-dropping-particle":"","parse-names":false,"suffix":""},{"dropping-particle":"","family":"Sica","given":"R. E. P.","non-dropping-particle":"","parse-names":false,"suffix":""},{"dropping-particle":"","family":"Bartko","given":"J. J.","non-dropping-particle":"","parse-names":false,"suffix":""}],"container-title":"Neurology","id":"ITEM-2","issue":"2","issued":{"date-parts":[["2000"]]},"title":"Clinical / Scientific Notes Selective sparing of pain pathways in a","type":"article-journal","volume":"54"},"uris":["http://www.mendeley.com/documents/?uuid=581716e3-7a45-486d-a3ba-a1b4164dc364"]}],"mendeley":{"formattedCitation":"(Litvan et al., 2000; Meeker et al., 2005)","plainTextFormattedCitation":"(Litvan et al., 2000; Meeker et al., 2005)","previouslyFormattedCitation":"(Litvan et al., 2000; Meeker et al., 2005)"},"properties":{"noteIndex":0},"schema":"https://github.com/citation-style-language/schema/raw/master/csl-citation.json"}</w:instrText>
      </w:r>
      <w:r w:rsidR="00AF074E" w:rsidRPr="004E75DA">
        <w:rPr>
          <w:rFonts w:cstheme="minorHAnsi"/>
          <w:noProof/>
          <w:sz w:val="22"/>
          <w:szCs w:val="22"/>
          <w:lang w:val="en-GB"/>
        </w:rPr>
        <w:fldChar w:fldCharType="separate"/>
      </w:r>
      <w:r w:rsidR="00AF074E" w:rsidRPr="004E75DA">
        <w:rPr>
          <w:rFonts w:cstheme="minorHAnsi"/>
          <w:noProof/>
          <w:sz w:val="22"/>
          <w:szCs w:val="22"/>
          <w:lang w:val="en-GB"/>
        </w:rPr>
        <w:t>(Litvan et al., 2000; Meeker et al., 2005)</w:t>
      </w:r>
      <w:r w:rsidR="00AF074E" w:rsidRPr="004E75DA">
        <w:rPr>
          <w:rFonts w:cstheme="minorHAnsi"/>
          <w:noProof/>
          <w:sz w:val="22"/>
          <w:szCs w:val="22"/>
          <w:lang w:val="en-GB"/>
        </w:rPr>
        <w:fldChar w:fldCharType="end"/>
      </w:r>
      <w:r w:rsidR="00AF074E" w:rsidRPr="004E75DA">
        <w:rPr>
          <w:rFonts w:cstheme="minorHAnsi"/>
          <w:noProof/>
          <w:sz w:val="22"/>
          <w:szCs w:val="22"/>
          <w:lang w:val="en-GB"/>
        </w:rPr>
        <w:t xml:space="preserve">. </w:t>
      </w:r>
      <w:r w:rsidR="003D31DC" w:rsidRPr="004E75DA">
        <w:rPr>
          <w:rFonts w:cstheme="minorHAnsi"/>
          <w:noProof/>
          <w:sz w:val="22"/>
          <w:szCs w:val="22"/>
          <w:lang w:val="en-GB"/>
        </w:rPr>
        <w:t xml:space="preserve">The </w:t>
      </w:r>
      <w:r w:rsidR="00DF19C6" w:rsidRPr="004E75DA">
        <w:rPr>
          <w:rFonts w:cstheme="minorHAnsi"/>
          <w:noProof/>
          <w:sz w:val="22"/>
          <w:szCs w:val="22"/>
          <w:lang w:val="en-GB"/>
        </w:rPr>
        <w:t xml:space="preserve">advent and commercial availability of </w:t>
      </w:r>
      <w:r w:rsidR="007B6040" w:rsidRPr="004E75DA">
        <w:rPr>
          <w:rFonts w:cstheme="minorHAnsi"/>
          <w:noProof/>
          <w:sz w:val="22"/>
          <w:szCs w:val="22"/>
          <w:lang w:val="en-GB"/>
        </w:rPr>
        <w:t xml:space="preserve">video-based pupillometric techniques </w:t>
      </w:r>
      <w:r w:rsidR="00AF074E" w:rsidRPr="004E75DA">
        <w:rPr>
          <w:rFonts w:cstheme="minorHAnsi"/>
          <w:noProof/>
          <w:sz w:val="22"/>
          <w:szCs w:val="22"/>
          <w:lang w:val="en-GB"/>
        </w:rPr>
        <w:t>in the 1970s</w:t>
      </w:r>
      <w:r w:rsidR="003D31DC" w:rsidRPr="004E75DA">
        <w:rPr>
          <w:rFonts w:cstheme="minorHAnsi"/>
          <w:noProof/>
          <w:sz w:val="22"/>
          <w:szCs w:val="22"/>
          <w:lang w:val="en-GB"/>
        </w:rPr>
        <w:t xml:space="preserve"> enabled </w:t>
      </w:r>
      <w:r w:rsidR="00AF074E" w:rsidRPr="004E75DA">
        <w:rPr>
          <w:rFonts w:cstheme="minorHAnsi"/>
          <w:noProof/>
          <w:sz w:val="22"/>
          <w:szCs w:val="22"/>
          <w:lang w:val="en-GB"/>
        </w:rPr>
        <w:t>research</w:t>
      </w:r>
      <w:r w:rsidR="00DF19C6" w:rsidRPr="004E75DA">
        <w:rPr>
          <w:rFonts w:cstheme="minorHAnsi"/>
          <w:noProof/>
          <w:sz w:val="22"/>
          <w:szCs w:val="22"/>
          <w:lang w:val="en-GB"/>
        </w:rPr>
        <w:t>ers</w:t>
      </w:r>
      <w:r w:rsidR="00AF074E" w:rsidRPr="004E75DA">
        <w:rPr>
          <w:rFonts w:cstheme="minorHAnsi"/>
          <w:noProof/>
          <w:sz w:val="22"/>
          <w:szCs w:val="22"/>
          <w:lang w:val="en-GB"/>
        </w:rPr>
        <w:t xml:space="preserve"> and clinical practitioners</w:t>
      </w:r>
      <w:r w:rsidR="00DF19C6" w:rsidRPr="004E75DA">
        <w:rPr>
          <w:rFonts w:cstheme="minorHAnsi"/>
          <w:noProof/>
          <w:sz w:val="22"/>
          <w:szCs w:val="22"/>
          <w:lang w:val="en-GB"/>
        </w:rPr>
        <w:t xml:space="preserve"> </w:t>
      </w:r>
      <w:r w:rsidR="003D31DC" w:rsidRPr="004E75DA">
        <w:rPr>
          <w:rFonts w:cstheme="minorHAnsi"/>
          <w:noProof/>
          <w:sz w:val="22"/>
          <w:szCs w:val="22"/>
          <w:lang w:val="en-GB"/>
        </w:rPr>
        <w:t>to</w:t>
      </w:r>
      <w:r w:rsidR="00AF074E" w:rsidRPr="004E75DA">
        <w:rPr>
          <w:rFonts w:cstheme="minorHAnsi"/>
          <w:noProof/>
          <w:sz w:val="22"/>
          <w:szCs w:val="22"/>
          <w:lang w:val="en-GB"/>
        </w:rPr>
        <w:t xml:space="preserve"> base </w:t>
      </w:r>
      <w:r w:rsidRPr="004E75DA">
        <w:rPr>
          <w:rFonts w:cstheme="minorHAnsi"/>
          <w:noProof/>
          <w:sz w:val="22"/>
          <w:szCs w:val="22"/>
          <w:lang w:val="en-GB"/>
        </w:rPr>
        <w:t xml:space="preserve">their investigations </w:t>
      </w:r>
      <w:r w:rsidR="000329AB" w:rsidRPr="004E75DA">
        <w:rPr>
          <w:rFonts w:cstheme="minorHAnsi"/>
          <w:noProof/>
          <w:sz w:val="22"/>
          <w:szCs w:val="22"/>
          <w:lang w:val="en-GB"/>
        </w:rPr>
        <w:t>on</w:t>
      </w:r>
      <w:r w:rsidRPr="004E75DA">
        <w:rPr>
          <w:rFonts w:cstheme="minorHAnsi"/>
          <w:noProof/>
          <w:sz w:val="22"/>
          <w:szCs w:val="22"/>
          <w:lang w:val="en-GB"/>
        </w:rPr>
        <w:t xml:space="preserve"> repeatable and precise quantitative </w:t>
      </w:r>
      <w:r w:rsidR="000329AB" w:rsidRPr="004E75DA">
        <w:rPr>
          <w:rFonts w:cstheme="minorHAnsi"/>
          <w:noProof/>
          <w:sz w:val="22"/>
          <w:szCs w:val="22"/>
          <w:lang w:val="en-GB"/>
        </w:rPr>
        <w:t>measurements</w:t>
      </w:r>
      <w:r w:rsidRPr="004E75DA">
        <w:rPr>
          <w:rFonts w:cstheme="minorHAnsi"/>
          <w:noProof/>
          <w:sz w:val="22"/>
          <w:szCs w:val="22"/>
          <w:lang w:val="en-GB"/>
        </w:rPr>
        <w:t xml:space="preserve"> of pupil size. </w:t>
      </w:r>
      <w:r w:rsidR="003C5FDE" w:rsidRPr="004E75DA">
        <w:rPr>
          <w:rFonts w:cstheme="minorHAnsi"/>
          <w:noProof/>
          <w:sz w:val="22"/>
          <w:szCs w:val="22"/>
          <w:lang w:val="en-GB"/>
        </w:rPr>
        <w:t>As a consequence,</w:t>
      </w:r>
      <w:r w:rsidR="007B6040" w:rsidRPr="004E75DA">
        <w:rPr>
          <w:rFonts w:cstheme="minorHAnsi"/>
          <w:noProof/>
          <w:sz w:val="22"/>
          <w:szCs w:val="22"/>
          <w:lang w:val="en-GB"/>
        </w:rPr>
        <w:t xml:space="preserve"> </w:t>
      </w:r>
      <w:r w:rsidR="000329AB" w:rsidRPr="004E75DA">
        <w:rPr>
          <w:rFonts w:cstheme="minorHAnsi"/>
          <w:noProof/>
          <w:sz w:val="22"/>
          <w:szCs w:val="22"/>
          <w:lang w:val="en-GB"/>
        </w:rPr>
        <w:t>t</w:t>
      </w:r>
      <w:r w:rsidRPr="004E75DA">
        <w:rPr>
          <w:rFonts w:cstheme="minorHAnsi"/>
          <w:noProof/>
          <w:sz w:val="22"/>
          <w:szCs w:val="22"/>
          <w:lang w:val="en-GB"/>
        </w:rPr>
        <w:t xml:space="preserve">he </w:t>
      </w:r>
      <w:r w:rsidR="00976EDD" w:rsidRPr="004E75DA">
        <w:rPr>
          <w:rFonts w:cstheme="minorHAnsi"/>
          <w:noProof/>
          <w:sz w:val="22"/>
          <w:szCs w:val="22"/>
          <w:lang w:val="en-GB"/>
        </w:rPr>
        <w:t>behavior of the pupil in resp</w:t>
      </w:r>
      <w:r w:rsidRPr="004E75DA">
        <w:rPr>
          <w:rFonts w:cstheme="minorHAnsi"/>
          <w:noProof/>
          <w:sz w:val="22"/>
          <w:szCs w:val="22"/>
          <w:lang w:val="en-GB"/>
        </w:rPr>
        <w:t xml:space="preserve">onse to light is </w:t>
      </w:r>
      <w:r w:rsidR="00976EDD" w:rsidRPr="004E75DA">
        <w:rPr>
          <w:rFonts w:cstheme="minorHAnsi"/>
          <w:noProof/>
          <w:sz w:val="22"/>
          <w:szCs w:val="22"/>
          <w:lang w:val="en-GB"/>
        </w:rPr>
        <w:t xml:space="preserve">now </w:t>
      </w:r>
      <w:r w:rsidRPr="004E75DA">
        <w:rPr>
          <w:rFonts w:cstheme="minorHAnsi"/>
          <w:noProof/>
          <w:sz w:val="22"/>
          <w:szCs w:val="22"/>
          <w:lang w:val="en-GB"/>
        </w:rPr>
        <w:t>well characterised in both health and disease</w:t>
      </w:r>
      <w:r w:rsidR="00E548C5" w:rsidRPr="004E75DA">
        <w:rPr>
          <w:rFonts w:cstheme="minorHAnsi"/>
          <w:noProof/>
          <w:sz w:val="22"/>
          <w:szCs w:val="22"/>
          <w:lang w:val="en-GB"/>
        </w:rPr>
        <w:t xml:space="preserve"> </w:t>
      </w:r>
      <w:r w:rsidR="00AF074E" w:rsidRPr="004E75DA">
        <w:rPr>
          <w:rFonts w:cstheme="minorHAnsi"/>
          <w:noProof/>
          <w:sz w:val="22"/>
          <w:szCs w:val="22"/>
          <w:lang w:val="en-GB"/>
        </w:rPr>
        <w:fldChar w:fldCharType="begin" w:fldLock="1"/>
      </w:r>
      <w:r w:rsidR="00622619" w:rsidRPr="004E75DA">
        <w:rPr>
          <w:rFonts w:cstheme="minorHAnsi"/>
          <w:noProof/>
          <w:sz w:val="22"/>
          <w:szCs w:val="22"/>
          <w:lang w:val="en-GB"/>
        </w:rPr>
        <w:instrText>ADDIN CSL_CITATION {"citationItems":[{"id":"ITEM-1","itemData":{"author":[{"dropping-particle":"","family":"Loewenfeld","given":"Irene E.","non-dropping-particle":"","parse-names":false,"suffix":""}],"id":"ITEM-1","issued":{"date-parts":[["1993"]]},"publisher":"Butterworth-Heinemann","publisher-place":"Oxford","title":"The pupil: Anatomy, physiology and clinical applications","type":"book"},"uris":["http://www.mendeley.com/documents/?uuid=840ac589-e7fa-49c5-8619-05e5ef5a40d3"]}],"mendeley":{"formattedCitation":"(Loewenfeld, 1993)","plainTextFormattedCitation":"(Loewenfeld, 1993)","previouslyFormattedCitation":"(Loewenfeld, 1993)"},"properties":{"noteIndex":0},"schema":"https://github.com/citation-style-language/schema/raw/master/csl-citation.json"}</w:instrText>
      </w:r>
      <w:r w:rsidR="00AF074E" w:rsidRPr="004E75DA">
        <w:rPr>
          <w:rFonts w:cstheme="minorHAnsi"/>
          <w:noProof/>
          <w:sz w:val="22"/>
          <w:szCs w:val="22"/>
          <w:lang w:val="en-GB"/>
        </w:rPr>
        <w:fldChar w:fldCharType="separate"/>
      </w:r>
      <w:r w:rsidR="00AF074E" w:rsidRPr="004E75DA">
        <w:rPr>
          <w:rFonts w:cstheme="minorHAnsi"/>
          <w:noProof/>
          <w:sz w:val="22"/>
          <w:szCs w:val="22"/>
          <w:lang w:val="en-GB"/>
        </w:rPr>
        <w:t>(Loewenfeld, 1993)</w:t>
      </w:r>
      <w:r w:rsidR="00AF074E" w:rsidRPr="004E75DA">
        <w:rPr>
          <w:rFonts w:cstheme="minorHAnsi"/>
          <w:noProof/>
          <w:sz w:val="22"/>
          <w:szCs w:val="22"/>
          <w:lang w:val="en-GB"/>
        </w:rPr>
        <w:fldChar w:fldCharType="end"/>
      </w:r>
      <w:r w:rsidR="000329AB" w:rsidRPr="004E75DA">
        <w:rPr>
          <w:rFonts w:cstheme="minorHAnsi"/>
          <w:noProof/>
          <w:sz w:val="22"/>
          <w:szCs w:val="22"/>
          <w:lang w:val="en-GB"/>
        </w:rPr>
        <w:t xml:space="preserve">. </w:t>
      </w:r>
    </w:p>
    <w:p w14:paraId="258AF734" w14:textId="4B6CEFB2" w:rsidR="007A28E3" w:rsidRPr="004E75DA" w:rsidRDefault="00070049" w:rsidP="00CB53EB">
      <w:pPr>
        <w:rPr>
          <w:rFonts w:cstheme="minorHAnsi"/>
          <w:noProof/>
          <w:sz w:val="22"/>
          <w:szCs w:val="22"/>
        </w:rPr>
      </w:pPr>
      <w:r w:rsidRPr="004E75DA">
        <w:rPr>
          <w:rFonts w:cstheme="minorHAnsi"/>
          <w:noProof/>
          <w:sz w:val="22"/>
          <w:szCs w:val="22"/>
        </w:rPr>
        <w:t xml:space="preserve">The aperture of the pupil </w:t>
      </w:r>
      <w:r w:rsidR="00CB53EB" w:rsidRPr="004E75DA">
        <w:rPr>
          <w:rFonts w:cstheme="minorHAnsi"/>
          <w:noProof/>
          <w:sz w:val="22"/>
          <w:szCs w:val="22"/>
        </w:rPr>
        <w:t xml:space="preserve">at any given time </w:t>
      </w:r>
      <w:r w:rsidRPr="004E75DA">
        <w:rPr>
          <w:rFonts w:cstheme="minorHAnsi"/>
          <w:noProof/>
          <w:sz w:val="22"/>
          <w:szCs w:val="22"/>
        </w:rPr>
        <w:t xml:space="preserve">is determined by the tone of the </w:t>
      </w:r>
      <w:r w:rsidRPr="004E75DA">
        <w:rPr>
          <w:rFonts w:cstheme="minorHAnsi"/>
          <w:i/>
          <w:iCs/>
          <w:noProof/>
          <w:sz w:val="22"/>
          <w:szCs w:val="22"/>
        </w:rPr>
        <w:t>dilator</w:t>
      </w:r>
      <w:r w:rsidRPr="004E75DA">
        <w:rPr>
          <w:rFonts w:cstheme="minorHAnsi"/>
          <w:noProof/>
          <w:sz w:val="22"/>
          <w:szCs w:val="22"/>
        </w:rPr>
        <w:t xml:space="preserve"> and </w:t>
      </w:r>
      <w:r w:rsidRPr="004E75DA">
        <w:rPr>
          <w:rFonts w:cstheme="minorHAnsi"/>
          <w:i/>
          <w:iCs/>
          <w:noProof/>
          <w:sz w:val="22"/>
          <w:szCs w:val="22"/>
        </w:rPr>
        <w:t>sphincter pupillae</w:t>
      </w:r>
      <w:r w:rsidR="00C02398" w:rsidRPr="004E75DA">
        <w:rPr>
          <w:rFonts w:cstheme="minorHAnsi"/>
          <w:noProof/>
          <w:sz w:val="22"/>
          <w:szCs w:val="22"/>
        </w:rPr>
        <w:t>—</w:t>
      </w:r>
      <w:r w:rsidRPr="004E75DA">
        <w:rPr>
          <w:rFonts w:cstheme="minorHAnsi"/>
          <w:noProof/>
          <w:sz w:val="22"/>
          <w:szCs w:val="22"/>
        </w:rPr>
        <w:t xml:space="preserve">the two opponent smooth muscles of the iris. </w:t>
      </w:r>
      <w:r w:rsidR="00070A2D" w:rsidRPr="004E75DA">
        <w:rPr>
          <w:rFonts w:cstheme="minorHAnsi"/>
          <w:noProof/>
          <w:sz w:val="22"/>
          <w:szCs w:val="22"/>
        </w:rPr>
        <w:t xml:space="preserve">The iris sphincter </w:t>
      </w:r>
      <w:r w:rsidR="00946515" w:rsidRPr="004E75DA">
        <w:rPr>
          <w:rFonts w:cstheme="minorHAnsi"/>
          <w:noProof/>
          <w:sz w:val="22"/>
          <w:szCs w:val="22"/>
        </w:rPr>
        <w:t>receives parasympathetic innervation</w:t>
      </w:r>
      <w:r w:rsidR="00880620" w:rsidRPr="004E75DA">
        <w:rPr>
          <w:rFonts w:cstheme="minorHAnsi"/>
          <w:noProof/>
          <w:sz w:val="22"/>
          <w:szCs w:val="22"/>
        </w:rPr>
        <w:t xml:space="preserve"> and is responsible for the constriction of the pupil that follows an increase in retinal illumination</w:t>
      </w:r>
      <w:r w:rsidR="00233B83" w:rsidRPr="004E75DA">
        <w:rPr>
          <w:rFonts w:cstheme="minorHAnsi"/>
          <w:noProof/>
          <w:sz w:val="22"/>
          <w:szCs w:val="22"/>
        </w:rPr>
        <w:t xml:space="preserve"> </w:t>
      </w:r>
      <w:r w:rsidR="00233B83" w:rsidRPr="004E75DA">
        <w:rPr>
          <w:rFonts w:cstheme="minorHAnsi"/>
          <w:noProof/>
          <w:sz w:val="22"/>
          <w:szCs w:val="22"/>
        </w:rPr>
        <w:fldChar w:fldCharType="begin" w:fldLock="1"/>
      </w:r>
      <w:r w:rsidR="001541C5" w:rsidRPr="004E75DA">
        <w:rPr>
          <w:rFonts w:cstheme="minorHAnsi"/>
          <w:noProof/>
          <w:sz w:val="22"/>
          <w:szCs w:val="22"/>
        </w:rPr>
        <w:instrText>ADDIN CSL_CITATION {"citationItems":[{"id":"ITEM-1","itemData":{"DOI":"10.1002/cphy.c140014","ISSN":"20404603","PMID":"25589275","abstract":"The autonomic nervous system influences numerous ocular functions. It does this by way of parasympathetic innervation from postganglionic fibers that originate from neurons in the ciliary and pterygopalatine ganglia, and by way of sympathetic innervation from postganglionic fibers that originate from neurons in the superior cervical ganglion. Ciliary ganglion neurons project to the ciliary body and the sphincter pupillae muscle of the iris to control ocular accommodation and pupil constriction, respectively. Superior cervical ganglion neurons project to the dilator pupillae muscle of the iris to control pupil dilation. Ocular blood flow is controlled both via direct autonomic influences on the vasculature of the optic nerve, choroid, ciliary body, and iris, as well as via indirect influences on retinal blood flow. In mammals, this vasculature is innervated by vasodilatory fibers from the pterygopalatine ganglion, and by vasoconstrictive fibers from the superior cervical ganglion. Intraocular pressure is regulated primarily through the balance of aqueous humor formation and outflow. Autonomic regulation of ciliary body blood vessels and the ciliary epithelium is an important determinant of aqueous humor formation; autonomic regulation of the trabecular meshwork and episcleral blood vessels is an important determinant of aqueous humor outflow. These tissues are all innervated by fibers from the pterygopalatine and superior cervical ganglia. In addition to these classical autonomic pathways, trigeminal sensory fibers exert local, intrinsic influences on many of these regions of the eye, as well as on some neurons within the ciliary and pterygopalatine ganglia.","author":[{"dropping-particle":"","family":"McDougal","given":"David H.","non-dropping-particle":"","parse-names":false,"suffix":""},{"dropping-particle":"","family":"Gamlin","given":"Paul D.","non-dropping-particle":"","parse-names":false,"suffix":""}],"container-title":"Comprehensive Physiology","id":"ITEM-1","issue":"1","issued":{"date-parts":[["2015"]]},"page":"439-473","title":"Autonomic control of the eye","type":"article-journal","volume":"5"},"uris":["http://www.mendeley.com/documents/?uuid=c2a544d7-115e-491c-85f7-a4793baab7c8"]}],"mendeley":{"formattedCitation":"(McDougal &amp; Gamlin, 2015)","plainTextFormattedCitation":"(McDougal &amp; Gamlin, 2015)","previouslyFormattedCitation":"(McDougal &amp; Gamlin, 2015)"},"properties":{"noteIndex":0},"schema":"https://github.com/citation-style-language/schema/raw/master/csl-citation.json"}</w:instrText>
      </w:r>
      <w:r w:rsidR="00233B83" w:rsidRPr="004E75DA">
        <w:rPr>
          <w:rFonts w:cstheme="minorHAnsi"/>
          <w:noProof/>
          <w:sz w:val="22"/>
          <w:szCs w:val="22"/>
        </w:rPr>
        <w:fldChar w:fldCharType="separate"/>
      </w:r>
      <w:r w:rsidR="00233B83" w:rsidRPr="004E75DA">
        <w:rPr>
          <w:rFonts w:cstheme="minorHAnsi"/>
          <w:noProof/>
          <w:sz w:val="22"/>
          <w:szCs w:val="22"/>
        </w:rPr>
        <w:t>(McDougal &amp; Gamlin, 2015)</w:t>
      </w:r>
      <w:r w:rsidR="00233B83" w:rsidRPr="004E75DA">
        <w:rPr>
          <w:rFonts w:cstheme="minorHAnsi"/>
          <w:noProof/>
          <w:sz w:val="22"/>
          <w:szCs w:val="22"/>
        </w:rPr>
        <w:fldChar w:fldCharType="end"/>
      </w:r>
      <w:r w:rsidR="00880620" w:rsidRPr="004E75DA">
        <w:rPr>
          <w:rFonts w:cstheme="minorHAnsi"/>
          <w:noProof/>
          <w:sz w:val="22"/>
          <w:szCs w:val="22"/>
        </w:rPr>
        <w:t xml:space="preserve">. </w:t>
      </w:r>
      <w:r w:rsidR="00070A2D" w:rsidRPr="004E75DA">
        <w:rPr>
          <w:rFonts w:cstheme="minorHAnsi"/>
          <w:noProof/>
          <w:sz w:val="22"/>
          <w:szCs w:val="22"/>
        </w:rPr>
        <w:t xml:space="preserve">When </w:t>
      </w:r>
      <w:r w:rsidRPr="004E75DA">
        <w:rPr>
          <w:rFonts w:cstheme="minorHAnsi"/>
          <w:noProof/>
          <w:sz w:val="22"/>
          <w:szCs w:val="22"/>
        </w:rPr>
        <w:t xml:space="preserve">light strikes the retina, photons are absorbed by photoreceptors and </w:t>
      </w:r>
      <w:r w:rsidR="00C9607E" w:rsidRPr="004E75DA">
        <w:rPr>
          <w:rFonts w:cstheme="minorHAnsi"/>
          <w:noProof/>
          <w:sz w:val="22"/>
          <w:szCs w:val="22"/>
        </w:rPr>
        <w:t>the neural signal</w:t>
      </w:r>
      <w:r w:rsidRPr="004E75DA">
        <w:rPr>
          <w:rFonts w:cstheme="minorHAnsi"/>
          <w:noProof/>
          <w:sz w:val="22"/>
          <w:szCs w:val="22"/>
        </w:rPr>
        <w:t xml:space="preserve"> </w:t>
      </w:r>
      <w:r w:rsidR="00B56789" w:rsidRPr="004E75DA">
        <w:rPr>
          <w:rFonts w:cstheme="minorHAnsi"/>
          <w:noProof/>
          <w:sz w:val="22"/>
          <w:szCs w:val="22"/>
        </w:rPr>
        <w:t>traverses a short reflex arc comprising the</w:t>
      </w:r>
      <w:r w:rsidRPr="004E75DA">
        <w:rPr>
          <w:rFonts w:cstheme="minorHAnsi"/>
          <w:noProof/>
          <w:sz w:val="22"/>
          <w:szCs w:val="22"/>
        </w:rPr>
        <w:t xml:space="preserve"> photoreceptor, bipolar </w:t>
      </w:r>
      <w:r w:rsidR="00B56789" w:rsidRPr="004E75DA">
        <w:rPr>
          <w:rFonts w:cstheme="minorHAnsi"/>
          <w:noProof/>
          <w:sz w:val="22"/>
          <w:szCs w:val="22"/>
        </w:rPr>
        <w:t xml:space="preserve">and </w:t>
      </w:r>
      <w:r w:rsidRPr="004E75DA">
        <w:rPr>
          <w:rFonts w:cstheme="minorHAnsi"/>
          <w:noProof/>
          <w:sz w:val="22"/>
          <w:szCs w:val="22"/>
        </w:rPr>
        <w:t>ganglion cells</w:t>
      </w:r>
      <w:r w:rsidR="00946515" w:rsidRPr="004E75DA">
        <w:rPr>
          <w:rFonts w:cstheme="minorHAnsi"/>
          <w:noProof/>
          <w:sz w:val="22"/>
          <w:szCs w:val="22"/>
        </w:rPr>
        <w:t xml:space="preserve"> of the retina</w:t>
      </w:r>
      <w:r w:rsidRPr="004E75DA">
        <w:rPr>
          <w:rFonts w:cstheme="minorHAnsi"/>
          <w:noProof/>
          <w:sz w:val="22"/>
          <w:szCs w:val="22"/>
        </w:rPr>
        <w:t xml:space="preserve">, the </w:t>
      </w:r>
      <w:r w:rsidR="00F522FA" w:rsidRPr="004E75DA">
        <w:rPr>
          <w:rFonts w:cstheme="minorHAnsi"/>
          <w:noProof/>
          <w:sz w:val="22"/>
          <w:szCs w:val="22"/>
        </w:rPr>
        <w:t xml:space="preserve">olivary </w:t>
      </w:r>
      <w:r w:rsidRPr="004E75DA">
        <w:rPr>
          <w:rFonts w:cstheme="minorHAnsi"/>
          <w:noProof/>
          <w:sz w:val="22"/>
          <w:szCs w:val="22"/>
        </w:rPr>
        <w:t>pretectal nucleus of the midbrain</w:t>
      </w:r>
      <w:r w:rsidR="00B56789" w:rsidRPr="004E75DA">
        <w:rPr>
          <w:rFonts w:cstheme="minorHAnsi"/>
          <w:noProof/>
          <w:sz w:val="22"/>
          <w:szCs w:val="22"/>
        </w:rPr>
        <w:t xml:space="preserve"> and the </w:t>
      </w:r>
      <w:r w:rsidRPr="004E75DA">
        <w:rPr>
          <w:rFonts w:cstheme="minorHAnsi"/>
          <w:noProof/>
          <w:sz w:val="22"/>
          <w:szCs w:val="22"/>
        </w:rPr>
        <w:t xml:space="preserve">Edinger-Westphal nucleus, </w:t>
      </w:r>
      <w:r w:rsidR="00B56789" w:rsidRPr="004E75DA">
        <w:rPr>
          <w:rFonts w:cstheme="minorHAnsi"/>
          <w:noProof/>
          <w:sz w:val="22"/>
          <w:szCs w:val="22"/>
        </w:rPr>
        <w:t>which</w:t>
      </w:r>
      <w:r w:rsidR="002975D6" w:rsidRPr="004E75DA">
        <w:rPr>
          <w:rFonts w:cstheme="minorHAnsi"/>
          <w:noProof/>
          <w:sz w:val="22"/>
          <w:szCs w:val="22"/>
        </w:rPr>
        <w:t xml:space="preserve"> </w:t>
      </w:r>
      <w:r w:rsidR="00B56789" w:rsidRPr="004E75DA">
        <w:rPr>
          <w:rFonts w:cstheme="minorHAnsi"/>
          <w:noProof/>
          <w:sz w:val="22"/>
          <w:szCs w:val="22"/>
        </w:rPr>
        <w:t>projects to the</w:t>
      </w:r>
      <w:r w:rsidRPr="004E75DA">
        <w:rPr>
          <w:rFonts w:cstheme="minorHAnsi"/>
          <w:noProof/>
          <w:sz w:val="22"/>
          <w:szCs w:val="22"/>
        </w:rPr>
        <w:t xml:space="preserve"> iris sphincter muscle</w:t>
      </w:r>
      <w:r w:rsidR="00B56789" w:rsidRPr="004E75DA">
        <w:rPr>
          <w:rFonts w:cstheme="minorHAnsi"/>
          <w:noProof/>
          <w:sz w:val="22"/>
          <w:szCs w:val="22"/>
        </w:rPr>
        <w:t xml:space="preserve"> via the ciliary ganglion</w:t>
      </w:r>
      <w:r w:rsidR="00C9607E" w:rsidRPr="004E75DA">
        <w:rPr>
          <w:rFonts w:cstheme="minorHAnsi"/>
          <w:noProof/>
          <w:sz w:val="22"/>
          <w:szCs w:val="22"/>
        </w:rPr>
        <w:t xml:space="preserve"> </w:t>
      </w:r>
      <w:r w:rsidR="00C9607E" w:rsidRPr="004E75DA">
        <w:rPr>
          <w:rFonts w:cstheme="minorHAnsi"/>
          <w:noProof/>
          <w:sz w:val="22"/>
          <w:szCs w:val="22"/>
        </w:rPr>
        <w:fldChar w:fldCharType="begin" w:fldLock="1"/>
      </w:r>
      <w:r w:rsidR="00F60D98" w:rsidRPr="004E75DA">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neurodiagnostics","type":"article-journal","volume":"8"},"uris":["http://www.mendeley.com/documents/?uuid=9f8d00d6-259c-4bc1-ab85-f475d16ebfea"]}],"mendeley":{"formattedCitation":"(Hall &amp; Chilcott, 2018)","plainTextFormattedCitation":"(Hall &amp; Chilcott, 2018)","previouslyFormattedCitation":"(Hall &amp; Chilcott, 2018)"},"properties":{"noteIndex":0},"schema":"https://github.com/citation-style-language/schema/raw/master/csl-citation.json"}</w:instrText>
      </w:r>
      <w:r w:rsidR="00C9607E" w:rsidRPr="004E75DA">
        <w:rPr>
          <w:rFonts w:cstheme="minorHAnsi"/>
          <w:noProof/>
          <w:sz w:val="22"/>
          <w:szCs w:val="22"/>
        </w:rPr>
        <w:fldChar w:fldCharType="separate"/>
      </w:r>
      <w:r w:rsidR="00C9607E" w:rsidRPr="004E75DA">
        <w:rPr>
          <w:rFonts w:cstheme="minorHAnsi"/>
          <w:noProof/>
          <w:sz w:val="22"/>
          <w:szCs w:val="22"/>
        </w:rPr>
        <w:t>(Hall &amp; Chilcott, 2018)</w:t>
      </w:r>
      <w:r w:rsidR="00C9607E" w:rsidRPr="004E75DA">
        <w:rPr>
          <w:rFonts w:cstheme="minorHAnsi"/>
          <w:noProof/>
          <w:sz w:val="22"/>
          <w:szCs w:val="22"/>
        </w:rPr>
        <w:fldChar w:fldCharType="end"/>
      </w:r>
      <w:r w:rsidRPr="004E75DA">
        <w:rPr>
          <w:rFonts w:cstheme="minorHAnsi"/>
          <w:noProof/>
          <w:sz w:val="22"/>
          <w:szCs w:val="22"/>
        </w:rPr>
        <w:t xml:space="preserve">. Following a </w:t>
      </w:r>
      <w:r w:rsidR="009D03E0" w:rsidRPr="004E75DA">
        <w:rPr>
          <w:rFonts w:cstheme="minorHAnsi"/>
          <w:noProof/>
          <w:sz w:val="22"/>
          <w:szCs w:val="22"/>
        </w:rPr>
        <w:t>sudden</w:t>
      </w:r>
      <w:r w:rsidRPr="004E75DA">
        <w:rPr>
          <w:rFonts w:cstheme="minorHAnsi"/>
          <w:noProof/>
          <w:sz w:val="22"/>
          <w:szCs w:val="22"/>
        </w:rPr>
        <w:t xml:space="preserve"> </w:t>
      </w:r>
      <w:r w:rsidR="009D03E0" w:rsidRPr="004E75DA">
        <w:rPr>
          <w:rFonts w:cstheme="minorHAnsi"/>
          <w:noProof/>
          <w:sz w:val="22"/>
          <w:szCs w:val="22"/>
        </w:rPr>
        <w:t xml:space="preserve">flash of </w:t>
      </w:r>
      <w:r w:rsidR="00357F6E" w:rsidRPr="004E75DA">
        <w:rPr>
          <w:rFonts w:cstheme="minorHAnsi"/>
          <w:noProof/>
          <w:sz w:val="22"/>
          <w:szCs w:val="22"/>
        </w:rPr>
        <w:t xml:space="preserve">white </w:t>
      </w:r>
      <w:r w:rsidRPr="004E75DA">
        <w:rPr>
          <w:rFonts w:cstheme="minorHAnsi"/>
          <w:noProof/>
          <w:sz w:val="22"/>
          <w:szCs w:val="22"/>
        </w:rPr>
        <w:t xml:space="preserve">light, a </w:t>
      </w:r>
      <w:r w:rsidR="00B053D5" w:rsidRPr="004E75DA">
        <w:rPr>
          <w:rFonts w:cstheme="minorHAnsi"/>
          <w:noProof/>
          <w:sz w:val="22"/>
          <w:szCs w:val="22"/>
        </w:rPr>
        <w:t xml:space="preserve">normal </w:t>
      </w:r>
      <w:r w:rsidRPr="004E75DA">
        <w:rPr>
          <w:rFonts w:cstheme="minorHAnsi"/>
          <w:noProof/>
          <w:sz w:val="22"/>
          <w:szCs w:val="22"/>
        </w:rPr>
        <w:t xml:space="preserve">pupil will begin to constrict after around </w:t>
      </w:r>
      <w:r w:rsidR="007F690D" w:rsidRPr="004E75DA">
        <w:rPr>
          <w:rFonts w:cstheme="minorHAnsi"/>
          <w:noProof/>
          <w:sz w:val="22"/>
          <w:szCs w:val="22"/>
        </w:rPr>
        <w:t>200-300</w:t>
      </w:r>
      <w:r w:rsidRPr="004E75DA">
        <w:rPr>
          <w:rFonts w:cstheme="minorHAnsi"/>
          <w:noProof/>
          <w:sz w:val="22"/>
          <w:szCs w:val="22"/>
        </w:rPr>
        <w:t xml:space="preserve"> milliseconds</w:t>
      </w:r>
      <w:r w:rsidR="00F10DAE" w:rsidRPr="004E75DA">
        <w:rPr>
          <w:rFonts w:cstheme="minorHAnsi"/>
          <w:noProof/>
          <w:sz w:val="22"/>
          <w:szCs w:val="22"/>
        </w:rPr>
        <w:t xml:space="preserve"> and, after </w:t>
      </w:r>
      <w:r w:rsidRPr="004E75DA">
        <w:rPr>
          <w:rFonts w:cstheme="minorHAnsi"/>
          <w:noProof/>
          <w:sz w:val="22"/>
          <w:szCs w:val="22"/>
        </w:rPr>
        <w:t xml:space="preserve">reaching peak constriction, will enter a redilation phase and return to baseline. </w:t>
      </w:r>
      <w:r w:rsidR="005C17DA" w:rsidRPr="004E75DA">
        <w:rPr>
          <w:rFonts w:cstheme="minorHAnsi"/>
          <w:noProof/>
          <w:sz w:val="22"/>
          <w:szCs w:val="22"/>
        </w:rPr>
        <w:t xml:space="preserve">Redilation of the pupil </w:t>
      </w:r>
      <w:r w:rsidR="00AB6D0F" w:rsidRPr="004E75DA">
        <w:rPr>
          <w:rFonts w:cstheme="minorHAnsi"/>
          <w:noProof/>
          <w:sz w:val="22"/>
          <w:szCs w:val="22"/>
        </w:rPr>
        <w:t>upon</w:t>
      </w:r>
      <w:r w:rsidR="002975D6" w:rsidRPr="004E75DA">
        <w:rPr>
          <w:rFonts w:cstheme="minorHAnsi"/>
          <w:noProof/>
          <w:sz w:val="22"/>
          <w:szCs w:val="22"/>
        </w:rPr>
        <w:t xml:space="preserve"> light </w:t>
      </w:r>
      <w:r w:rsidR="003772BC" w:rsidRPr="004E75DA">
        <w:rPr>
          <w:rFonts w:cstheme="minorHAnsi"/>
          <w:noProof/>
          <w:sz w:val="22"/>
          <w:szCs w:val="22"/>
        </w:rPr>
        <w:t xml:space="preserve">cessation </w:t>
      </w:r>
      <w:r w:rsidR="00B56789" w:rsidRPr="004E75DA">
        <w:rPr>
          <w:rFonts w:cstheme="minorHAnsi"/>
          <w:noProof/>
          <w:sz w:val="22"/>
          <w:szCs w:val="22"/>
        </w:rPr>
        <w:t>depends on</w:t>
      </w:r>
      <w:r w:rsidR="002975D6" w:rsidRPr="004E75DA">
        <w:rPr>
          <w:rFonts w:cstheme="minorHAnsi"/>
          <w:noProof/>
          <w:sz w:val="22"/>
          <w:szCs w:val="22"/>
        </w:rPr>
        <w:t xml:space="preserve"> two integrated </w:t>
      </w:r>
      <w:r w:rsidR="002975D6" w:rsidRPr="004E75DA">
        <w:rPr>
          <w:rFonts w:cstheme="minorHAnsi"/>
          <w:noProof/>
          <w:sz w:val="22"/>
          <w:szCs w:val="22"/>
        </w:rPr>
        <w:lastRenderedPageBreak/>
        <w:t xml:space="preserve">processes: relaxation of the sphincter muscle </w:t>
      </w:r>
      <w:r w:rsidR="000C1797" w:rsidRPr="004E75DA">
        <w:rPr>
          <w:rFonts w:cstheme="minorHAnsi"/>
          <w:noProof/>
          <w:sz w:val="22"/>
          <w:szCs w:val="22"/>
        </w:rPr>
        <w:t>due to</w:t>
      </w:r>
      <w:r w:rsidR="002975D6" w:rsidRPr="004E75DA">
        <w:rPr>
          <w:rFonts w:cstheme="minorHAnsi"/>
          <w:noProof/>
          <w:sz w:val="22"/>
          <w:szCs w:val="22"/>
        </w:rPr>
        <w:t xml:space="preserve"> parasympathetic inhibition, and contraction of the dilator muscle following excitation in the sympathetic pathway</w:t>
      </w:r>
      <w:r w:rsidR="009D03E0" w:rsidRPr="004E75DA">
        <w:rPr>
          <w:rFonts w:cstheme="minorHAnsi"/>
          <w:noProof/>
          <w:sz w:val="22"/>
          <w:szCs w:val="22"/>
        </w:rPr>
        <w:t xml:space="preserve"> </w:t>
      </w:r>
      <w:r w:rsidR="00622BB8" w:rsidRPr="004E75DA">
        <w:rPr>
          <w:rFonts w:cstheme="minorHAnsi"/>
          <w:noProof/>
          <w:sz w:val="22"/>
          <w:szCs w:val="22"/>
        </w:rPr>
        <w:fldChar w:fldCharType="begin" w:fldLock="1"/>
      </w:r>
      <w:r w:rsidR="00233B83" w:rsidRPr="004E75DA">
        <w:rPr>
          <w:rFonts w:cstheme="minorHAnsi"/>
          <w:noProof/>
          <w:sz w:val="22"/>
          <w:szCs w:val="22"/>
        </w:rPr>
        <w:instrText>ADDIN CSL_CITATION {"citationItems":[{"id":"ITEM-1","itemData":{"DOI":"10.3389/fneur.2018.01069","ISSN":"1664-2295","abstract":"Pupil dilation is mediated by a sympathetic output acting in opposition to parasympathetically mediated pupil constriction. While light stimulates the parasympathetic output, giving rise to the light reflex, it can both inhibit and stimulate the sympathetic output. Light-inhibited sympathetic pathways originate in retina-receptive neurones of the pretectum and the suprachiasmatic nucleus (SCN): by attenuating sympathetic activity, they allow unimpeded operation of the light reflex. Light stimulates the noradrenergic and serotonergic pathways. The hub of the noradrenergic pathway is the locus coeruleus (LC) containing both excitatory sympathetic premotor neurones (SympPN) projecting to preganglionic neurones in the spinal cord, and inhibitory parasympathetic premotor neurones (ParaPN) projecting to preganglionic neurones in the Edinger-Westphal nucleus (EWN). SympPN receive inputs from the SCN via the dorsomedial hypothalamus, orexinergic neurones of the latero-posterior hypothalamus, wake- and sleep-promoting neurones of the hypothalamus and brain stem, nociceptive collaterals of the spinothalamic tract, whereas ParaPN receive inputs from the amygdala, sleep/arousal network, nociceptive spinothalamic collaterals. The activity of LC neurones is regulated by inhibitory α2-adrenoceptors. There is a species difference in the function of the preautonomic LC. In diurnal animals, the α2-adrenoceptor agonist clonidine stimulates mainly autoreceptors on SymPN, causing miosis, whereas in nocturnal animals it stimulates postsynaptic α2-arenoceptors in the EWN, causing mydriasis. Noxious stimulation activates SympPN in diurnal animals and ParaPN in nocturnal animals, leading to pupil dilation via sympathoexcitation and parasympathetic inhibition, respectively. These differences may be attributed to increased activity of excitatory LC neurones due to stimulation by light in diurnal animals. This may also underlie the wake-promoting effect of light in diurnal animals, in contrast to its sleep-promoting effect in nocturnal species. The hub of the serotonergic pathway is the dorsal raphe nucleus that is light-sensitive, both directly and indirectly (via an orexinergic input). The light-stimulated pathways mediate a latent mydriatic effect of light on the pupil that can be unmasked by drugs that either inhibit or stimulate SympPN in these pathways. The noradrenergic pathway has widespread connections to neural networks controlling a variety of functions, such as sleep/a…","author":[{"dropping-particle":"","family":"Szabadi","given":"Elemer","non-dropping-particle":"","parse-names":false,"suffix":""}],"container-title":"Frontiers in Neurology","id":"ITEM-1","issue":"December","issued":{"date-parts":[["2018"]]},"title":"Functional Organization of the Sympathetic Pathways Controlling the Pupil: Light-Inhibited and Light-Stimulated Pathways","type":"article-journal","volume":"9"},"uris":["http://www.mendeley.com/documents/?uuid=65a86a5e-b071-4056-9f0b-07c2384edf49"]}],"mendeley":{"formattedCitation":"(Szabadi, 2018)","plainTextFormattedCitation":"(Szabadi, 2018)","previouslyFormattedCitation":"(Szabadi, 2018)"},"properties":{"noteIndex":0},"schema":"https://github.com/citation-style-language/schema/raw/master/csl-citation.json"}</w:instrText>
      </w:r>
      <w:r w:rsidR="00622BB8" w:rsidRPr="004E75DA">
        <w:rPr>
          <w:rFonts w:cstheme="minorHAnsi"/>
          <w:noProof/>
          <w:sz w:val="22"/>
          <w:szCs w:val="22"/>
        </w:rPr>
        <w:fldChar w:fldCharType="separate"/>
      </w:r>
      <w:r w:rsidR="00622BB8" w:rsidRPr="004E75DA">
        <w:rPr>
          <w:rFonts w:cstheme="minorHAnsi"/>
          <w:noProof/>
          <w:sz w:val="22"/>
          <w:szCs w:val="22"/>
        </w:rPr>
        <w:t>(Szabadi, 2018)</w:t>
      </w:r>
      <w:r w:rsidR="00622BB8" w:rsidRPr="004E75DA">
        <w:rPr>
          <w:rFonts w:cstheme="minorHAnsi"/>
          <w:noProof/>
          <w:sz w:val="22"/>
          <w:szCs w:val="22"/>
        </w:rPr>
        <w:fldChar w:fldCharType="end"/>
      </w:r>
      <w:r w:rsidR="00622BB8" w:rsidRPr="004E75DA">
        <w:rPr>
          <w:rFonts w:cstheme="minorHAnsi"/>
          <w:noProof/>
          <w:sz w:val="22"/>
          <w:szCs w:val="22"/>
        </w:rPr>
        <w:t>.</w:t>
      </w:r>
      <w:r w:rsidR="00357F6E" w:rsidRPr="004E75DA">
        <w:rPr>
          <w:rFonts w:cstheme="minorHAnsi"/>
          <w:noProof/>
          <w:sz w:val="22"/>
          <w:szCs w:val="22"/>
        </w:rPr>
        <w:t xml:space="preserve"> </w:t>
      </w:r>
      <w:r w:rsidR="00CB53EB" w:rsidRPr="004E75DA">
        <w:rPr>
          <w:rFonts w:cstheme="minorHAnsi"/>
          <w:noProof/>
          <w:sz w:val="22"/>
          <w:szCs w:val="22"/>
        </w:rPr>
        <w:t>The</w:t>
      </w:r>
      <w:r w:rsidR="00B56789" w:rsidRPr="004E75DA">
        <w:rPr>
          <w:rFonts w:cstheme="minorHAnsi"/>
          <w:noProof/>
          <w:sz w:val="22"/>
          <w:szCs w:val="22"/>
        </w:rPr>
        <w:t xml:space="preserve"> </w:t>
      </w:r>
      <w:r w:rsidR="00F522FA" w:rsidRPr="004E75DA">
        <w:rPr>
          <w:rFonts w:cstheme="minorHAnsi"/>
          <w:noProof/>
          <w:sz w:val="22"/>
          <w:szCs w:val="22"/>
        </w:rPr>
        <w:t xml:space="preserve">pupil </w:t>
      </w:r>
      <w:r w:rsidR="00357F6E" w:rsidRPr="004E75DA">
        <w:rPr>
          <w:rFonts w:cstheme="minorHAnsi"/>
          <w:noProof/>
          <w:sz w:val="22"/>
          <w:szCs w:val="22"/>
        </w:rPr>
        <w:t xml:space="preserve">flash response </w:t>
      </w:r>
      <w:r w:rsidR="003772BC" w:rsidRPr="004E75DA">
        <w:rPr>
          <w:rFonts w:cstheme="minorHAnsi"/>
          <w:noProof/>
          <w:sz w:val="22"/>
          <w:szCs w:val="22"/>
        </w:rPr>
        <w:t xml:space="preserve">is </w:t>
      </w:r>
      <w:r w:rsidR="00CB53EB" w:rsidRPr="004E75DA">
        <w:rPr>
          <w:rFonts w:cstheme="minorHAnsi"/>
          <w:noProof/>
          <w:sz w:val="22"/>
          <w:szCs w:val="22"/>
        </w:rPr>
        <w:t>parametrised in terms of</w:t>
      </w:r>
      <w:r w:rsidR="00C51E68" w:rsidRPr="004E75DA">
        <w:rPr>
          <w:rFonts w:cstheme="minorHAnsi"/>
          <w:noProof/>
          <w:sz w:val="22"/>
          <w:szCs w:val="22"/>
        </w:rPr>
        <w:t xml:space="preserve"> latency, amplitude, velocity and acceleration</w:t>
      </w:r>
      <w:r w:rsidRPr="004E75DA">
        <w:rPr>
          <w:rFonts w:cstheme="minorHAnsi"/>
          <w:noProof/>
          <w:sz w:val="22"/>
          <w:szCs w:val="22"/>
        </w:rPr>
        <w:t xml:space="preserve">. </w:t>
      </w:r>
      <w:r w:rsidR="00357F6E" w:rsidRPr="004E75DA">
        <w:rPr>
          <w:rFonts w:cstheme="minorHAnsi"/>
          <w:noProof/>
          <w:sz w:val="22"/>
          <w:szCs w:val="22"/>
        </w:rPr>
        <w:t xml:space="preserve">Its dynamics are affected by normal ageing </w:t>
      </w:r>
      <w:r w:rsidR="00AB6D0F" w:rsidRPr="004E75DA">
        <w:rPr>
          <w:rFonts w:cstheme="minorHAnsi"/>
          <w:noProof/>
          <w:sz w:val="22"/>
          <w:szCs w:val="22"/>
        </w:rPr>
        <w:fldChar w:fldCharType="begin" w:fldLock="1"/>
      </w:r>
      <w:r w:rsidR="003F5B24" w:rsidRPr="004E75DA">
        <w:rPr>
          <w:rFonts w:cstheme="minorHAnsi"/>
          <w:noProof/>
          <w:sz w:val="22"/>
          <w:szCs w:val="22"/>
        </w:rPr>
        <w:instrText>ADDIN CSL_CITATION {"citationItems":[{"id":"ITEM-1","itemData":{"DOI":"10.1093/ageing/25.6.432","ISSN":"0002-0729","PMID":"9003878","abstract":"The object of the study was to compare resting pupil diameter in darkness and light, and the pupillary darkness and light reflexes between a group of young and elderly healthy subjects. Twelve young (eight men, four women; median age 19.5 years) and 14 elderly subjects (six men, eight women; median age 69 years) participated. Pupil diameter was monitored with an infra-red television pupillometer. Resting pupil size was measured in light (16 and 32 Cd m-2) and in darkness. The darkness reflex was elicited by switching off the ambient illumination (16 Cd m-2) for 1 s. The light reflex was elicited in darkness by short (200 ms) pulses of green (peak wavelength 565 nm) light at four ascending stimulus intensities (8.5 x 10(-3), 7.0 x 10(-2), 0.43 and 1.84 mW cm-2). The amplitude (mm) and maximum velocity (mm s-1) of the darkness reflex and the latency (ms), amplitude (mm), maximum constriction velocity (mm s-1) and 75% recovery time (s) of the light reflex were measured. The resting pupil diameter was found to be smaller in the elderly group at all three illumination levels (p = 0.001). The amplitude and maximum dilatation velocity of the darkness reflex were smaller for the elderly group (p = 0.001). The amplitude of the light reflex at the three highest light intensities and maximum constriction velocity at all light intensities were smaller in the elderly group (p = 0.002). Seventy-five per cent recovery time was longer in the elderly group (p = 0.02). There was no difference in the latency of the light reflex response between the two groups. The reduced pupil size, diminished darkness reflex amplitude and velocity, and prolonged recovery time of light reflex are consistent with sympathetic deficit in old age. Although the reductions in light reflex amplitude and constriction velocity in the elderly group at first sight would indicate a parasympathetic deficit in old age, they are more likely to be secondary to the grossly diminished pupil size.","author":[{"dropping-particle":"","family":"Bitsios","given":"Panos","non-dropping-particle":"","parse-names":false,"suffix":""},{"dropping-particle":"","family":"Prettyman","given":"R.","non-dropping-particle":"","parse-names":false,"suffix":""},{"dropping-particle":"","family":"Szabadi","given":"E. U.","non-dropping-particle":"","parse-names":false,"suffix":""}],"container-title":"Age and Ageing","id":"ITEM-1","issue":"6","issued":{"date-parts":[["1996"]]},"page":"432-438","title":"Changes in autonomic function with age: A study of pupillary kinetics in healthy young and old people","type":"article-journal","volume":"25"},"uris":["http://www.mendeley.com/documents/?uuid=e43acf54-0972-46f8-8c05-087df48193bb"]},{"id":"ITEM-2","itemData":{"DOI":"10.1007/s10286-019-00639-3","ISSN":"16191560","abstract":"Purpose: To determine if variables of the pupillary light response mature with age and sex in a healthy pediatric cohort and the utility of pupillometry in assessment among pediatric participants. Methods: After 1 min in a dark room to establish baseline, pupillometry was performed on 323 healthy, pediatric participants (646 eyes; 2–21 years; 175 females). Variables included initial pupil diameter, pupil diameter after light stimulus, percent pupillary constriction, latency to onset of constriction, average constriction velocity, maximum constriction velocity, average dilation velocity, and time from light stimulus to 75% of the initial pupil diameter. Data analyses employed ANOVAs and non-linear regressions. Results: Analyses of age group differences revealed that participants 12–21 years old had a larger initial pupil diameter and pupil diameter after light stimulus, with males aged 12–18 years demonstrating a larger pupil diameter than all younger participants (ps &lt; 0.05). Participants 12–18 years old had a slower maximum constriction velocity than participants 6–11 years old, with no sex differences (ps &lt; 0.05). Furthermore, males aged 12–18 years old had a smaller percent constriction than males 6–11 years old (ps &lt; 0.05). Regressions revealed that percent constriction and dilation velocity seemed to mature linearly, initial pupil diameter and ending pupil diameter matured quadratically, and the constriction velocity terms matured cubically. Conclusions: Results revealed maturation of the pupillary light response by age and sex in healthy pediatric participants. Given the value of the pupillary light response as a biomarker, the results provide normative benchmarks for comparison in health and disease, including opiate-exposed and concussion patients.","author":[{"dropping-particle":"","family":"Winston","given":"Molly","non-dropping-particle":"","parse-names":false,"suffix":""},{"dropping-particle":"","family":"Zhou","given":"Amy","non-dropping-particle":"","parse-names":false,"suffix":""},{"dropping-particle":"","family":"Rand","given":"Casey M.","non-dropping-particle":"","parse-names":false,"suffix":""},{"dropping-particle":"","family":"Dunne","given":"Emma C.","non-dropping-particle":"","parse-names":false,"suffix":""},{"dropping-particle":"","family":"Warner","given":"Justin J.","non-dropping-particle":"","parse-names":false,"suffix":""},{"dropping-particle":"","family":"Volpe","given":"Lena J.","non-dropping-particle":"","parse-names":false,"suffix":""},{"dropping-particle":"","family":"Pigneri","given":"Brooke A.","non-dropping-particle":"","parse-names":false,"suffix":""},{"dropping-particle":"","family":"Simon","given":"Drew","non-dropping-particle":"","parse-names":false,"suffix":""},{"dropping-particle":"","family":"Bielawiec","given":"Thomas","non-dropping-particle":"","parse-names":false,"suffix":""},{"dropping-particle":"","family":"Gordon","given":"Samantha C.","non-dropping-particle":"","parse-names":false,"suffix":""},{"dropping-particle":"","family":"Vitez","given":"Sally F.","non-dropping-particle":"","parse-names":false,"suffix":""},{"dropping-particle":"","family":"Charnay","given":"Aaron","non-dropping-particle":"","parse-names":false,"suffix":""},{"dropping-particle":"","family":"Joza","given":"Stephen","non-dropping-particle":"","parse-names":false,"suffix":""},{"dropping-particle":"","family":"Kelly","given":"Kristen","non-dropping-particle":"","parse-names":false,"suffix":""},{"dropping-particle":"","family":"Panicker","given":"Cia","non-dropping-particle":"","parse-names":false,"suffix":""},{"dropping-particle":"","family":"Rizvydeen","given":"Saajidha","non-dropping-particle":"","parse-names":false,"suffix":""},{"dropping-particle":"","family":"Niewijk","given":"Grace","non-dropping-particle":"","parse-names":false,"suffix":""},{"dropping-particle":"","family":"Coleman","given":"Cara","non-dropping-particle":"","parse-names":false,"suffix":""},{"dropping-particle":"","family":"Scher","given":"Bradley J.","non-dropping-particle":"","parse-names":false,"suffix":""},{"dropping-particle":"","family":"Reed","given":"David W.","non-dropping-particle":"","parse-names":false,"suffix":""},{"dropping-particle":"","family":"Hockney","given":"Sara M.","non-dropping-particle":"","parse-names":false,"suffix":""},{"dropping-particle":"","family":"Buniao","given":"Gigi","non-dropping-particle":"","parse-names":false,"suffix":""},{"dropping-particle":"","family":"Stewart","given":"Tracey","non-dropping-particle":"","parse-names":false,"suffix":""},{"dropping-particle":"","family":"Trojanowski","given":"Lynne","non-dropping-particle":"","parse-names":false,"suffix":""},{"dropping-particle":"","family":"Brogadir","given":"Cindy","non-dropping-particle":"","parse-names":false,"suffix":""},{"dropping-particle":"","family":"Price","given":"Michelle","non-dropping-particle":"","parse-names":false,"suffix":""},{"dropping-particle":"","family":"Kenny","given":"Anna S.","non-dropping-particle":"","parse-names":false,"suffix":""},{"dropping-particle":"","family":"Bradley","given":"Allison","non-dropping-particle":"","parse-names":false,"suffix":""},{"dropping-particle":"","family":"Volpe","given":"Nicholas J.","non-dropping-particle":"","parse-names":false,"suffix":""},{"dropping-particle":"","family":"Weese-Mayer","given":"Debra E.","non-dropping-particle":"","parse-names":false,"suffix":""}],"container-title":"Clinical Autonomic Research","id":"ITEM-2","issued":{"date-parts":[["2019"]]},"title":"Pupillometry measures of autonomic nervous system regulation with advancing age in a healthy pediatric cohort","type":"article-journal"},"uris":["http://www.mendeley.com/documents/?uuid=a4cc657a-9d71-473e-9f05-5afebf07ffe5"]}],"mendeley":{"formattedCitation":"(Bitsios et al., 1996; Winston et al., 2019)","plainTextFormattedCitation":"(Bitsios et al., 1996; Winston et al., 2019)","previouslyFormattedCitation":"(Bitsios et al., 1996; Winston et al., 2019)"},"properties":{"noteIndex":0},"schema":"https://github.com/citation-style-language/schema/raw/master/csl-citation.json"}</w:instrText>
      </w:r>
      <w:r w:rsidR="00AB6D0F" w:rsidRPr="004E75DA">
        <w:rPr>
          <w:rFonts w:cstheme="minorHAnsi"/>
          <w:noProof/>
          <w:sz w:val="22"/>
          <w:szCs w:val="22"/>
        </w:rPr>
        <w:fldChar w:fldCharType="separate"/>
      </w:r>
      <w:r w:rsidR="003F5B24" w:rsidRPr="004E75DA">
        <w:rPr>
          <w:rFonts w:cstheme="minorHAnsi"/>
          <w:noProof/>
          <w:sz w:val="22"/>
          <w:szCs w:val="22"/>
        </w:rPr>
        <w:t>(Bitsios et al., 1996; Winston et al., 2019)</w:t>
      </w:r>
      <w:r w:rsidR="00AB6D0F" w:rsidRPr="004E75DA">
        <w:rPr>
          <w:rFonts w:cstheme="minorHAnsi"/>
          <w:noProof/>
          <w:sz w:val="22"/>
          <w:szCs w:val="22"/>
        </w:rPr>
        <w:fldChar w:fldCharType="end"/>
      </w:r>
      <w:r w:rsidR="003772BC" w:rsidRPr="004E75DA">
        <w:rPr>
          <w:rFonts w:cstheme="minorHAnsi"/>
          <w:noProof/>
          <w:sz w:val="22"/>
          <w:szCs w:val="22"/>
        </w:rPr>
        <w:t xml:space="preserve">, but </w:t>
      </w:r>
      <w:r w:rsidR="004F31CF" w:rsidRPr="004E75DA">
        <w:rPr>
          <w:rFonts w:cstheme="minorHAnsi"/>
          <w:noProof/>
          <w:sz w:val="22"/>
          <w:szCs w:val="22"/>
        </w:rPr>
        <w:t xml:space="preserve">degrees of abnormality </w:t>
      </w:r>
      <w:r w:rsidR="00C51E68" w:rsidRPr="004E75DA">
        <w:rPr>
          <w:rFonts w:cstheme="minorHAnsi"/>
          <w:noProof/>
          <w:sz w:val="22"/>
          <w:szCs w:val="22"/>
        </w:rPr>
        <w:t>exist</w:t>
      </w:r>
      <w:r w:rsidR="004F31CF" w:rsidRPr="004E75DA">
        <w:rPr>
          <w:rFonts w:cstheme="minorHAnsi"/>
          <w:noProof/>
          <w:sz w:val="22"/>
          <w:szCs w:val="22"/>
        </w:rPr>
        <w:t xml:space="preserve"> in a</w:t>
      </w:r>
      <w:r w:rsidR="003772BC" w:rsidRPr="004E75DA">
        <w:rPr>
          <w:rFonts w:cstheme="minorHAnsi"/>
          <w:noProof/>
          <w:sz w:val="22"/>
          <w:szCs w:val="22"/>
        </w:rPr>
        <w:t xml:space="preserve"> broad range of psychiatric</w:t>
      </w:r>
      <w:r w:rsidR="004F31CF" w:rsidRPr="004E75DA">
        <w:rPr>
          <w:rFonts w:cstheme="minorHAnsi"/>
          <w:noProof/>
          <w:sz w:val="22"/>
          <w:szCs w:val="22"/>
        </w:rPr>
        <w:t>, neurological</w:t>
      </w:r>
      <w:r w:rsidR="003772BC" w:rsidRPr="004E75DA">
        <w:rPr>
          <w:rFonts w:cstheme="minorHAnsi"/>
          <w:noProof/>
          <w:sz w:val="22"/>
          <w:szCs w:val="22"/>
        </w:rPr>
        <w:t xml:space="preserve"> and ophthalmic </w:t>
      </w:r>
      <w:r w:rsidR="004F31CF" w:rsidRPr="004E75DA">
        <w:rPr>
          <w:rFonts w:cstheme="minorHAnsi"/>
          <w:noProof/>
          <w:sz w:val="22"/>
          <w:szCs w:val="22"/>
        </w:rPr>
        <w:t>conditions</w:t>
      </w:r>
      <w:r w:rsidR="003F5B24" w:rsidRPr="004E75DA">
        <w:rPr>
          <w:rFonts w:cstheme="minorHAnsi"/>
          <w:noProof/>
          <w:sz w:val="22"/>
          <w:szCs w:val="22"/>
        </w:rPr>
        <w:t xml:space="preserve"> </w:t>
      </w:r>
      <w:r w:rsidR="003F5B24" w:rsidRPr="004E75DA">
        <w:rPr>
          <w:rFonts w:cstheme="minorHAnsi"/>
          <w:noProof/>
          <w:sz w:val="22"/>
          <w:szCs w:val="22"/>
        </w:rPr>
        <w:fldChar w:fldCharType="begin" w:fldLock="1"/>
      </w:r>
      <w:r w:rsidR="00AB3C3D" w:rsidRPr="004E75DA">
        <w:rPr>
          <w:rFonts w:cstheme="minorHAnsi"/>
          <w:noProof/>
          <w:sz w:val="22"/>
          <w:szCs w:val="22"/>
        </w:rPr>
        <w:instrText>ADDIN CSL_CITATION {"citationItems":[{"id":"ITEM-1","itemData":{"DOI":"10.4103/2152-7806.82248","ISSN":"2152-7806","abstract":"This paper introduces the 7/5/2011al Pupil index (NPi), a sensitive measure of pupil reactivity and an early indicator of increasing intracranial pressure (ICP). This may occur in patients with severe traumatic brain injury (TBI), aneurysmal subarachnoid hemorrhage, or intracerebral hemorrhage (ICH).","author":[{"dropping-particle":"","family":"Chen","given":"JeffW","non-dropping-particle":"","parse-names":false,"suffix":""},{"dropping-particle":"","family":"Gombart","given":"ZoeJ","non-dropping-particle":"","parse-names":false,"suffix":""},{"dropping-particle":"","family":"Rogers","given":"Shana","non-dropping-particle":"","parse-names":false,"suffix":""},{"dropping-particle":"","family":"Gardiner","given":"StuartK","non-dropping-particle":"","parse-names":false,"suffix":""},{"dropping-particle":"","family":"Cecil","given":"Sandy","non-dropping-particle":"","parse-names":false,"suffix":""},{"dropping-particle":"","family":"Bullock","given":"RossM","non-dropping-particle":"","parse-names":false,"suffix":""}],"container-title":"Surgical Neurology International","id":"ITEM-1","issue":"1","issued":{"date-parts":[["2011"]]},"page":"82","title":"Pupillary reactivity as an early indicator of increased intracranial pressure: The introduction of the neurological pupil index","type":"article-journal","volume":"2"},"uris":["http://www.mendeley.com/documents/?uuid=fce17d26-9a7e-4593-9269-f2b285a04f7e"]},{"id":"ITEM-2","itemData":{"DOI":"10.1136/bjophthalmol-2018-312425","ISSN":"14682079","PMID":"30206156","abstract":"Background/aims We wished to determine whether the pupillary light reaction can differentiate preclinical Alzheimer's disease (AD) subjects from normal ageing controls. We performed a prospective study evaluating the pupillary light reaction in a cohort of well-characterised subjects with preclinical AD versus normal ageing controls. Methods We recruited 57 subjects from our institution's Memory and Aging Project, part of our Alzheimer's Disease Research Center. All subjects completed PET-PiB imaging, cerebrospinal fluid analysis and at least 1 neuropsychiatric assessment after their baseline assessment. All participants were assigned a clinical dementia rating and underwent a complete neuro-ophthalmic examination. Participants were divided into a dementia biomarker+ (preclinical AD) and biomarker- (normal ageing) group based on preclinical risk for Alzheimer's dementia. Pupillometry measurements were performed by using the NeurOptics PLR-200 Pupillometer. Results A total of 57 subjects were recruited with 24 dementia biomarker+ and 33 dementia biomarker- individuals. A variety of pupil flash response (PLR) parameters were assessed. Comparisons between groups were analysed using generalised estimating equations. None of the pupillary parameters showed a significant difference between groups. Conclusions We found no significant differences in PLR between preclinical AD subjects and normal ageing controls. This suggests that the disease effect on the PLR may be small and difficult to detect at the earliest stages of the disease. Future studies could include larger sample size and chromatic pupillometry.","author":[{"dropping-particle":"","family":"Stavern","given":"Gregory P.","non-dropping-particle":"Van","parse-names":false,"suffix":""},{"dropping-particle":"","family":"Bei","given":"Ling","non-dropping-particle":"","parse-names":false,"suffix":""},{"dropping-particle":"","family":"Shui","given":"Ying Bo","non-dropping-particle":"","parse-names":false,"suffix":""},{"dropping-particle":"","family":"Huecker","given":"Julie","non-dropping-particle":"","parse-names":false,"suffix":""},{"dropping-particle":"","family":"Gordon","given":"Mae","non-dropping-particle":"","parse-names":false,"suffix":""}],"container-title":"British Journal of Ophthalmology","id":"ITEM-2","issue":"7","issued":{"date-parts":[["2019","7","1"]]},"page":"971-975","publisher":"BMJ Publishing Group","title":"Pupillary light reaction in preclinical Alzheimer's disease subjects compared with normal ageing controls","type":"article-journal","volume":"103"},"uris":["http://www.mendeley.com/documents/?uuid=85bf6656-b1a5-317d-8b76-ef850640b399"]},{"id":"ITEM-3","itemData":{"DOI":"10.1016/S0896-1549(03)00002-6","ISSN":"08961549","PMID":"12809154","abstract":"Examination of the pupil provides critical objective information that complements subjective visual measurements and can provide important clues for distinguishing among different etiologies of loss of visual function. Although automated technologies and pupillary perimetry provide valuable insight into the correspondence between visual and pupillary dysfunction, a firm understanding of the principles of the afferent examination of the pupil is all that is required for the clinician to quickly obtain this objective measure of function during any routine examination.","author":[{"dropping-particle":"","family":"Girkin","given":"Christopher A.","non-dropping-particle":"","parse-names":false,"suffix":""}],"container-title":"Ophthalmology Clinics of North America","id":"ITEM-3","issue":"2","issued":{"date-parts":[["2003"]]},"page":"143-153","title":"Evaluation of the pupillary light response as an objective measure of visual function","type":"article-journal","volume":"16"},"uris":["http://www.mendeley.com/documents/?uuid=76936c39-aa85-4aaf-8b2f-f7fb62461c02"]}],"mendeley":{"formattedCitation":"(Chen et al., 2011; Girkin, 2003; Van Stavern et al., 2019)","plainTextFormattedCitation":"(Chen et al., 2011; Girkin, 2003; Van Stavern et al., 2019)","previouslyFormattedCitation":"(Chen et al., 2011; Girkin, 2003; Van Stavern et al., 2019)"},"properties":{"noteIndex":0},"schema":"https://github.com/citation-style-language/schema/raw/master/csl-citation.json"}</w:instrText>
      </w:r>
      <w:r w:rsidR="003F5B24" w:rsidRPr="004E75DA">
        <w:rPr>
          <w:rFonts w:cstheme="minorHAnsi"/>
          <w:noProof/>
          <w:sz w:val="22"/>
          <w:szCs w:val="22"/>
        </w:rPr>
        <w:fldChar w:fldCharType="separate"/>
      </w:r>
      <w:r w:rsidR="003F5B24" w:rsidRPr="004E75DA">
        <w:rPr>
          <w:rFonts w:cstheme="minorHAnsi"/>
          <w:noProof/>
          <w:sz w:val="22"/>
          <w:szCs w:val="22"/>
        </w:rPr>
        <w:t>(Chen et al., 2011; Girkin, 2003; Van Stavern et al., 2019)</w:t>
      </w:r>
      <w:r w:rsidR="003F5B24" w:rsidRPr="004E75DA">
        <w:rPr>
          <w:rFonts w:cstheme="minorHAnsi"/>
          <w:noProof/>
          <w:sz w:val="22"/>
          <w:szCs w:val="22"/>
        </w:rPr>
        <w:fldChar w:fldCharType="end"/>
      </w:r>
      <w:r w:rsidR="003772BC" w:rsidRPr="004E75DA">
        <w:rPr>
          <w:rFonts w:cstheme="minorHAnsi"/>
          <w:noProof/>
          <w:sz w:val="22"/>
          <w:szCs w:val="22"/>
        </w:rPr>
        <w:t>, making</w:t>
      </w:r>
      <w:r w:rsidR="003F5B24" w:rsidRPr="004E75DA">
        <w:rPr>
          <w:rFonts w:cstheme="minorHAnsi"/>
          <w:noProof/>
          <w:sz w:val="22"/>
          <w:szCs w:val="22"/>
        </w:rPr>
        <w:t xml:space="preserve"> the</w:t>
      </w:r>
      <w:r w:rsidR="003772BC" w:rsidRPr="004E75DA">
        <w:rPr>
          <w:rFonts w:cstheme="minorHAnsi"/>
          <w:noProof/>
          <w:sz w:val="22"/>
          <w:szCs w:val="22"/>
        </w:rPr>
        <w:t xml:space="preserve"> </w:t>
      </w:r>
      <w:r w:rsidR="00F522FA" w:rsidRPr="004E75DA">
        <w:rPr>
          <w:rFonts w:cstheme="minorHAnsi"/>
          <w:noProof/>
          <w:sz w:val="22"/>
          <w:szCs w:val="22"/>
        </w:rPr>
        <w:t xml:space="preserve">pupil </w:t>
      </w:r>
      <w:r w:rsidR="00F60D98" w:rsidRPr="004E75DA">
        <w:rPr>
          <w:rFonts w:cstheme="minorHAnsi"/>
          <w:noProof/>
          <w:sz w:val="22"/>
          <w:szCs w:val="22"/>
        </w:rPr>
        <w:t>flash response</w:t>
      </w:r>
      <w:r w:rsidR="003772BC" w:rsidRPr="004E75DA">
        <w:rPr>
          <w:rFonts w:cstheme="minorHAnsi"/>
          <w:noProof/>
          <w:sz w:val="22"/>
          <w:szCs w:val="22"/>
        </w:rPr>
        <w:t xml:space="preserve"> an important tool in research and diagnostics</w:t>
      </w:r>
      <w:r w:rsidR="003F5B24" w:rsidRPr="004E75DA">
        <w:rPr>
          <w:rFonts w:cstheme="minorHAnsi"/>
          <w:noProof/>
          <w:sz w:val="22"/>
          <w:szCs w:val="22"/>
        </w:rPr>
        <w:t xml:space="preserve"> </w:t>
      </w:r>
      <w:r w:rsidR="003F5B24" w:rsidRPr="004E75DA">
        <w:rPr>
          <w:rFonts w:cstheme="minorHAnsi"/>
          <w:noProof/>
          <w:sz w:val="22"/>
          <w:szCs w:val="22"/>
        </w:rPr>
        <w:fldChar w:fldCharType="begin" w:fldLock="1"/>
      </w:r>
      <w:r w:rsidR="003F5B24" w:rsidRPr="004E75DA">
        <w:rPr>
          <w:rFonts w:cstheme="minorHAnsi"/>
          <w:noProof/>
          <w:sz w:val="22"/>
          <w:szCs w:val="22"/>
        </w:rPr>
        <w:instrText>ADDIN CSL_CITATION {"citationItems":[{"id":"ITEM-1","itemData":{"DOI":"10.3390/diagnostics8010019","ISSN":"20754418","abstract":"The pupillary light reflex (PLR) describes the constriction and subsequent dilation of the pupil in response to light as a result of the antagonistic actions of the iris sphincter and dilator muscles. Since these muscles are innervated by the parasympathetic and sympathetic nervous systems, respectively, different parameters of the PLR can be used as indicators for either sympathetic or parasympathetic modulation. Thus, the PLR provides an important metric of autonomic nervous system function that has been exploited for a wide range of clinical applications. Measurement of the PLR using dynamic pupillometry is now an established quantitative, non-invasive tool in assessment of traumatic head injuries. This review examines the more recent application of dynamic pupillometry as a diagnostic tool for a wide range of clinical conditions, varying from neurodegenerative disease to exposure to toxic chemicals, as well as its potential in the non-invasive diagnosis of infectious disease.","author":[{"dropping-particle":"","family":"Hall","given":"Charlotte A.","non-dropping-particle":"","parse-names":false,"suffix":""},{"dropping-particle":"","family":"Chilcott","given":"Robert P.","non-dropping-particle":"","parse-names":false,"suffix":""}],"container-title":"Diagnostics","id":"ITEM-1","issue":"1","issued":{"date-parts":[["2018"]]},"title":"Eyeing up the future of the pupillary light reflex in neurodiagnostics","type":"article-journal","volume":"8"},"uris":["http://www.mendeley.com/documents/?uuid=9f8d00d6-259c-4bc1-ab85-f475d16ebfea"]},{"id":"ITEM-2","itemData":{"DOI":"10.1007/s10286-019-00655-3","ISBN":"0123456789","ISSN":"16191560","author":[{"dropping-particle":"","family":"Troiani","given":"Vanessa","non-dropping-particle":"","parse-names":false,"suffix":""}],"container-title":"Clinical Autonomic Research","id":"ITEM-2","issue":"0123456789","issued":{"date-parts":[["2020"]]},"page":"2-3","publisher":"Springer Berlin Heidelberg","title":"The future of quantitative pupillometry in health and disease","type":"article-journal"},"uris":["http://www.mendeley.com/documents/?uuid=336ebfbf-9973-473d-9f66-004e0b2cc5be"]}],"mendeley":{"formattedCitation":"(Hall &amp; Chilcott, 2018; Troiani, 2020)","plainTextFormattedCitation":"(Hall &amp; Chilcott, 2018; Troiani, 2020)","previouslyFormattedCitation":"(Hall &amp; Chilcott, 2018; Troiani, 2020)"},"properties":{"noteIndex":0},"schema":"https://github.com/citation-style-language/schema/raw/master/csl-citation.json"}</w:instrText>
      </w:r>
      <w:r w:rsidR="003F5B24" w:rsidRPr="004E75DA">
        <w:rPr>
          <w:rFonts w:cstheme="minorHAnsi"/>
          <w:noProof/>
          <w:sz w:val="22"/>
          <w:szCs w:val="22"/>
        </w:rPr>
        <w:fldChar w:fldCharType="separate"/>
      </w:r>
      <w:r w:rsidR="003F5B24" w:rsidRPr="004E75DA">
        <w:rPr>
          <w:rFonts w:cstheme="minorHAnsi"/>
          <w:noProof/>
          <w:sz w:val="22"/>
          <w:szCs w:val="22"/>
        </w:rPr>
        <w:t>(Hall &amp; Chilcott, 2018; Troiani, 2020)</w:t>
      </w:r>
      <w:r w:rsidR="003F5B24" w:rsidRPr="004E75DA">
        <w:rPr>
          <w:rFonts w:cstheme="minorHAnsi"/>
          <w:noProof/>
          <w:sz w:val="22"/>
          <w:szCs w:val="22"/>
        </w:rPr>
        <w:fldChar w:fldCharType="end"/>
      </w:r>
      <w:r w:rsidR="003772BC" w:rsidRPr="004E75DA">
        <w:rPr>
          <w:rFonts w:cstheme="minorHAnsi"/>
          <w:noProof/>
          <w:sz w:val="22"/>
          <w:szCs w:val="22"/>
        </w:rPr>
        <w:t>.</w:t>
      </w:r>
    </w:p>
    <w:p w14:paraId="5F3A4654" w14:textId="51FE6D94" w:rsidR="00F745DE" w:rsidRPr="004E75DA" w:rsidRDefault="00070049" w:rsidP="00161E5B">
      <w:pPr>
        <w:rPr>
          <w:rFonts w:cstheme="minorHAnsi"/>
          <w:noProof/>
          <w:sz w:val="22"/>
          <w:szCs w:val="22"/>
          <w:lang w:val="en-GB"/>
        </w:rPr>
      </w:pPr>
      <w:r w:rsidRPr="004E75DA">
        <w:rPr>
          <w:rFonts w:cstheme="minorHAnsi"/>
          <w:noProof/>
          <w:sz w:val="22"/>
          <w:szCs w:val="22"/>
          <w:lang w:val="en-GB"/>
        </w:rPr>
        <w:t>I</w:t>
      </w:r>
      <w:r w:rsidR="001308E6" w:rsidRPr="004E75DA">
        <w:rPr>
          <w:rFonts w:cstheme="minorHAnsi"/>
          <w:noProof/>
          <w:sz w:val="22"/>
          <w:szCs w:val="22"/>
          <w:lang w:val="en-GB"/>
        </w:rPr>
        <w:t>t</w:t>
      </w:r>
      <w:r w:rsidR="007434CB" w:rsidRPr="004E75DA">
        <w:rPr>
          <w:rFonts w:cstheme="minorHAnsi"/>
          <w:noProof/>
          <w:sz w:val="22"/>
          <w:szCs w:val="22"/>
          <w:lang w:val="en-GB"/>
        </w:rPr>
        <w:t xml:space="preserve"> was once assumed that the </w:t>
      </w:r>
      <w:r w:rsidR="001308E6" w:rsidRPr="004E75DA">
        <w:rPr>
          <w:rFonts w:cstheme="minorHAnsi"/>
          <w:noProof/>
          <w:sz w:val="22"/>
          <w:szCs w:val="22"/>
          <w:lang w:val="en-GB"/>
        </w:rPr>
        <w:t>PLR</w:t>
      </w:r>
      <w:r w:rsidR="007434CB" w:rsidRPr="004E75DA">
        <w:rPr>
          <w:rFonts w:cstheme="minorHAnsi"/>
          <w:noProof/>
          <w:sz w:val="22"/>
          <w:szCs w:val="22"/>
          <w:lang w:val="en-GB"/>
        </w:rPr>
        <w:t xml:space="preserve"> was controlled entirely by the </w:t>
      </w:r>
      <w:r w:rsidR="007A28E3" w:rsidRPr="004E75DA">
        <w:rPr>
          <w:rFonts w:cstheme="minorHAnsi"/>
          <w:noProof/>
          <w:sz w:val="22"/>
          <w:szCs w:val="22"/>
          <w:lang w:val="en-GB"/>
        </w:rPr>
        <w:t xml:space="preserve">integration of signals from </w:t>
      </w:r>
      <w:r w:rsidR="007434CB" w:rsidRPr="004E75DA">
        <w:rPr>
          <w:rFonts w:cstheme="minorHAnsi"/>
          <w:noProof/>
          <w:sz w:val="22"/>
          <w:szCs w:val="22"/>
          <w:lang w:val="en-GB"/>
        </w:rPr>
        <w:t xml:space="preserve">rod and cone photoreceptors, </w:t>
      </w:r>
      <w:r w:rsidRPr="004E75DA">
        <w:rPr>
          <w:rFonts w:cstheme="minorHAnsi"/>
          <w:noProof/>
          <w:sz w:val="22"/>
          <w:szCs w:val="22"/>
          <w:lang w:val="en-GB"/>
        </w:rPr>
        <w:t xml:space="preserve">but </w:t>
      </w:r>
      <w:r w:rsidR="007434CB" w:rsidRPr="004E75DA">
        <w:rPr>
          <w:rFonts w:cstheme="minorHAnsi"/>
          <w:noProof/>
          <w:sz w:val="22"/>
          <w:szCs w:val="22"/>
          <w:lang w:val="en-GB"/>
        </w:rPr>
        <w:t xml:space="preserve">we now know that steady-state pupil size is </w:t>
      </w:r>
      <w:r w:rsidR="00946515" w:rsidRPr="004E75DA">
        <w:rPr>
          <w:rFonts w:cstheme="minorHAnsi"/>
          <w:noProof/>
          <w:sz w:val="22"/>
          <w:szCs w:val="22"/>
          <w:lang w:val="en-GB"/>
        </w:rPr>
        <w:t xml:space="preserve">largely </w:t>
      </w:r>
      <w:r w:rsidR="002D6C0D" w:rsidRPr="004E75DA">
        <w:rPr>
          <w:rFonts w:cstheme="minorHAnsi"/>
          <w:noProof/>
          <w:sz w:val="22"/>
          <w:szCs w:val="22"/>
          <w:lang w:val="en-GB"/>
        </w:rPr>
        <w:t xml:space="preserve">under the </w:t>
      </w:r>
      <w:r w:rsidR="0053200B" w:rsidRPr="004E75DA">
        <w:rPr>
          <w:rFonts w:cstheme="minorHAnsi"/>
          <w:noProof/>
          <w:sz w:val="22"/>
          <w:szCs w:val="22"/>
          <w:lang w:val="en-GB"/>
        </w:rPr>
        <w:t>influence</w:t>
      </w:r>
      <w:r w:rsidR="002D6C0D" w:rsidRPr="004E75DA">
        <w:rPr>
          <w:rFonts w:cstheme="minorHAnsi"/>
          <w:noProof/>
          <w:sz w:val="22"/>
          <w:szCs w:val="22"/>
          <w:lang w:val="en-GB"/>
        </w:rPr>
        <w:t xml:space="preserve"> of</w:t>
      </w:r>
      <w:r w:rsidR="00946515" w:rsidRPr="004E75DA">
        <w:rPr>
          <w:rFonts w:cstheme="minorHAnsi"/>
          <w:noProof/>
          <w:sz w:val="22"/>
          <w:szCs w:val="22"/>
          <w:lang w:val="en-GB"/>
        </w:rPr>
        <w:t xml:space="preserve"> </w:t>
      </w:r>
      <w:r w:rsidR="007434CB" w:rsidRPr="004E75DA">
        <w:rPr>
          <w:rFonts w:cstheme="minorHAnsi"/>
          <w:noProof/>
          <w:sz w:val="22"/>
          <w:szCs w:val="22"/>
          <w:lang w:val="en-GB"/>
        </w:rPr>
        <w:t>intrinsically photosensitive retinal ganglion cells</w:t>
      </w:r>
      <w:r w:rsidR="00591EB2" w:rsidRPr="004E75DA">
        <w:rPr>
          <w:rFonts w:cstheme="minorHAnsi"/>
          <w:noProof/>
          <w:sz w:val="22"/>
          <w:szCs w:val="22"/>
          <w:lang w:val="en-GB"/>
        </w:rPr>
        <w:t xml:space="preserve"> (ipRGCs)</w:t>
      </w:r>
      <w:r w:rsidR="002D6C0D" w:rsidRPr="004E75DA">
        <w:rPr>
          <w:rFonts w:cstheme="minorHAnsi"/>
          <w:noProof/>
          <w:sz w:val="22"/>
          <w:szCs w:val="22"/>
          <w:lang w:val="en-GB"/>
        </w:rPr>
        <w:t xml:space="preserve">—a subpopulation of retinal ganglion cells </w:t>
      </w:r>
      <w:r w:rsidR="00F60D98" w:rsidRPr="004E75DA">
        <w:rPr>
          <w:rFonts w:cstheme="minorHAnsi"/>
          <w:noProof/>
          <w:sz w:val="22"/>
          <w:szCs w:val="22"/>
          <w:lang w:val="en-GB"/>
        </w:rPr>
        <w:t>which express</w:t>
      </w:r>
      <w:r w:rsidR="00070A2D" w:rsidRPr="004E75DA">
        <w:rPr>
          <w:rFonts w:cstheme="minorHAnsi"/>
          <w:noProof/>
          <w:sz w:val="22"/>
          <w:szCs w:val="22"/>
          <w:lang w:val="en-GB"/>
        </w:rPr>
        <w:t xml:space="preserve"> the photopigment melanopsin in their axons and soma</w:t>
      </w:r>
      <w:r w:rsidR="00946515" w:rsidRPr="004E75DA">
        <w:rPr>
          <w:rFonts w:cstheme="minorHAnsi"/>
          <w:noProof/>
          <w:sz w:val="22"/>
          <w:szCs w:val="22"/>
          <w:lang w:val="en-GB"/>
        </w:rPr>
        <w:t xml:space="preserve"> </w:t>
      </w:r>
      <w:r w:rsidR="00946515" w:rsidRPr="004E75DA">
        <w:rPr>
          <w:rFonts w:cstheme="minorHAnsi"/>
          <w:noProof/>
          <w:sz w:val="22"/>
          <w:szCs w:val="22"/>
          <w:lang w:val="en-GB"/>
        </w:rPr>
        <w:fldChar w:fldCharType="begin" w:fldLock="1"/>
      </w:r>
      <w:r w:rsidR="009D03E0" w:rsidRPr="004E75DA">
        <w:rPr>
          <w:rFonts w:cstheme="minorHAnsi"/>
          <w:noProof/>
          <w:sz w:val="22"/>
          <w:szCs w:val="22"/>
          <w:lang w:val="en-GB"/>
        </w:rPr>
        <w:instrText>ADDIN CSL_CITATION {"citationItems":[{"id":"ITEM-1","itemData":{"DOI":"10.1523/jneurosci.20-02-00600.2000","ISSN":"02706474","PMID":"10632589","abstract":"Here we report the identification of a novel human opsin, melanopsin, that is expressed in cells of the mammalian inner retina. The human melanopsin gene consists of 10 exons and is mapped to chromosome 10q22. This chromosomal localization and gene structure differs significantly from that of other human opsins that typically have four to seven exons. A survey of 26 anatomical sites indicates that, in humans, melanopsin is expressed only in the eye. In situ hybridization histochemistry shows that melanopsin expression is restricted to cells within the ganglion and amacrine cell layers of the primate and murine retinas. Notably, expression is not observed in retinal photoreceptor cells, the opsin-containing cells of the outer retina that initiate vision. The unique inner retinal localization of melanopsin suggests that it is not involved in image formation but rather may mediate nonvisual photoreceptive tasks, such as the regulation of circadian rhythms and the acute suppression of pineal melatonin. The anatomical distribution of melanopsin-positive retinal cells is similar to the pattern of cells known to project from the retina to the suprachiasmatic nuclei of the hypothalamus, a primary circadian pacemaker.","author":[{"dropping-particle":"","family":"Provencio","given":"Ignacio","non-dropping-particle":"","parse-names":false,"suffix":""},{"dropping-particle":"","family":"Rodriguez","given":"Ignacio R.","non-dropping-particle":"","parse-names":false,"suffix":""},{"dropping-particle":"","family":"Jiang","given":"Guisen","non-dropping-particle":"","parse-names":false,"suffix":""},{"dropping-particle":"","family":"Hayes","given":"William Pär","non-dropping-particle":"","parse-names":false,"suffix":""},{"dropping-particle":"","family":"Moreira","given":"Ernesto F.","non-dropping-particle":"","parse-names":false,"suffix":""},{"dropping-particle":"","family":"Rollag","given":"Mark D.","non-dropping-particle":"","parse-names":false,"suffix":""}],"container-title":"Journal of Neuroscience","id":"ITEM-1","issue":"2","issued":{"date-parts":[["2000"]]},"page":"600-605","title":"A novel human opsin in the inner retina","type":"article-journal","volume":"20"},"uris":["http://www.mendeley.com/documents/?uuid=4ad3e15b-233d-449c-b520-54498a4b234d"]},{"id":"ITEM-2","itemData":{"DOI":"10.1152/jn.01131.2002","ISBN":"0022-3077","ISSN":"0022-3077","PMID":"12611973","abstract":"This study investigated the static and dynamic characteristics of the pupillary light reflex (PLR) in the alert rhesus monkey. Temporal characteristics of the PLR were investigated with Maxwellian viewing during sinusoidal changes in illumination of a 36 degrees stimulus in both monkeys and humans. Bode plots of the PLR response were fitted by a linear model composed of a delay combined with a cascaded first- and second-order filter. The Bode magnitude plots conformed to this model with a sharp roll-off above 1.3 Hz for the human PLR and 1.9 Hz for the monkey PLR. Bode phase angle plots were fitted by this model with a delay of 280 ms for humans and 160 ms for monkeys. To investigate the influence of the sympathetic innervation of the iris on steady-state pupil diameter, dynamics of pupillary responses, and the latency of the PLR, we blocked this innervation pharmacologically with a selective alpha-1 adrenoreceptor antagonist. Although there was a resultant miosis (decrease in pupil diameter) from the relaxation of the pupil dilator muscle, no other measures of the PLR, including the dynamics and latency, were significantly affected by this treatment. We examined the pupillary responses evoked by visual stimuli presented either binocularly or monocularly at various locations on a 80 x 60 degrees tangent screen. These pupillomotor fields revealed that, as has been reported for humans, stimuli at the fovea and surrounding macular region of monkeys produce substantially larger pupillary responses than more peripheral stimuli and that binocular responses are substantially greater than can be accounted for by the linear summation of binocular retinal illuminance. In conclusion, we found that the spatial characteristics of the PLR of the rhesus monkey are very similar, in all important aspects, to those reported for humans and that the temporal responses of the PLR are comparable between the two species. The rhesus monkey thus provides an excellent model for experimental studies of the neural control of the pupil.","author":[{"dropping-particle":"","family":"Clarke","given":"Robert J.","non-dropping-particle":"","parse-names":false,"suffix":""},{"dropping-particle":"","family":"Zhang","given":"Hongyu","non-dropping-particle":"","parse-names":false,"suffix":""},{"dropping-particle":"","family":"Gamlin","given":"Paul D. R.","non-dropping-particle":"","parse-names":false,"suffix":""}],"container-title":"Journal of Neurophysiology","id":"ITEM-2","issue":"6","issued":{"date-parts":[["2003"]]},"page":"3179-3189","title":"Characteristics of the pupillary light reflex in the alert rhesus monkey","type":"article-journal","volume":"89"},"uris":["http://www.mendeley.com/documents/?uuid=d7110e94-1064-4d19-ab02-1a9ac440c147"]}],"mendeley":{"formattedCitation":"(Clarke et al., 2003a; Provencio et al., 2000)","plainTextFormattedCitation":"(Clarke et al., 2003a; Provencio et al., 2000)","previouslyFormattedCitation":"(Clarke et al., 2003a; Provencio et al., 2000)"},"properties":{"noteIndex":0},"schema":"https://github.com/citation-style-language/schema/raw/master/csl-citation.json"}</w:instrText>
      </w:r>
      <w:r w:rsidR="00946515" w:rsidRPr="004E75DA">
        <w:rPr>
          <w:rFonts w:cstheme="minorHAnsi"/>
          <w:noProof/>
          <w:sz w:val="22"/>
          <w:szCs w:val="22"/>
          <w:lang w:val="en-GB"/>
        </w:rPr>
        <w:fldChar w:fldCharType="separate"/>
      </w:r>
      <w:r w:rsidR="009D03E0" w:rsidRPr="004E75DA">
        <w:rPr>
          <w:rFonts w:cstheme="minorHAnsi"/>
          <w:noProof/>
          <w:sz w:val="22"/>
          <w:szCs w:val="22"/>
          <w:lang w:val="en-GB"/>
        </w:rPr>
        <w:t>(Clarke et al., 2003a; Provencio et al., 2000)</w:t>
      </w:r>
      <w:r w:rsidR="00946515" w:rsidRPr="004E75DA">
        <w:rPr>
          <w:rFonts w:cstheme="minorHAnsi"/>
          <w:noProof/>
          <w:sz w:val="22"/>
          <w:szCs w:val="22"/>
          <w:lang w:val="en-GB"/>
        </w:rPr>
        <w:fldChar w:fldCharType="end"/>
      </w:r>
      <w:r w:rsidR="007434CB" w:rsidRPr="004E75DA">
        <w:rPr>
          <w:rFonts w:cstheme="minorHAnsi"/>
          <w:noProof/>
          <w:sz w:val="22"/>
          <w:szCs w:val="22"/>
          <w:lang w:val="en-GB"/>
        </w:rPr>
        <w:t xml:space="preserve">. </w:t>
      </w:r>
      <w:r w:rsidR="00946515" w:rsidRPr="004E75DA">
        <w:rPr>
          <w:rFonts w:cstheme="minorHAnsi"/>
          <w:noProof/>
          <w:sz w:val="22"/>
          <w:szCs w:val="22"/>
          <w:lang w:val="en-GB"/>
        </w:rPr>
        <w:t xml:space="preserve">ipRGCs are sensitive to </w:t>
      </w:r>
      <w:r w:rsidR="002D6C0D" w:rsidRPr="004E75DA">
        <w:rPr>
          <w:rFonts w:cstheme="minorHAnsi"/>
          <w:noProof/>
          <w:sz w:val="22"/>
          <w:szCs w:val="22"/>
          <w:lang w:val="en-GB"/>
        </w:rPr>
        <w:t>high intensity</w:t>
      </w:r>
      <w:r w:rsidR="00C51E68" w:rsidRPr="004E75DA">
        <w:rPr>
          <w:rFonts w:cstheme="minorHAnsi"/>
          <w:noProof/>
          <w:sz w:val="22"/>
          <w:szCs w:val="22"/>
          <w:lang w:val="en-GB"/>
        </w:rPr>
        <w:t>,</w:t>
      </w:r>
      <w:r w:rsidR="002D6C0D" w:rsidRPr="004E75DA">
        <w:rPr>
          <w:rFonts w:cstheme="minorHAnsi"/>
          <w:noProof/>
          <w:sz w:val="22"/>
          <w:szCs w:val="22"/>
          <w:lang w:val="en-GB"/>
        </w:rPr>
        <w:t xml:space="preserve"> </w:t>
      </w:r>
      <w:r w:rsidR="007434CB" w:rsidRPr="004E75DA">
        <w:rPr>
          <w:rFonts w:cstheme="minorHAnsi"/>
          <w:noProof/>
          <w:sz w:val="22"/>
          <w:szCs w:val="22"/>
          <w:lang w:val="en-GB"/>
        </w:rPr>
        <w:t>short-wavelength (blue) light</w:t>
      </w:r>
      <w:r w:rsidR="00946515" w:rsidRPr="004E75DA">
        <w:rPr>
          <w:rFonts w:cstheme="minorHAnsi"/>
          <w:noProof/>
          <w:sz w:val="22"/>
          <w:szCs w:val="22"/>
          <w:lang w:val="en-GB"/>
        </w:rPr>
        <w:t xml:space="preserve"> and control non-visual functions</w:t>
      </w:r>
      <w:r w:rsidR="002D6C0D" w:rsidRPr="004E75DA">
        <w:rPr>
          <w:rFonts w:cstheme="minorHAnsi"/>
          <w:noProof/>
          <w:sz w:val="22"/>
          <w:szCs w:val="22"/>
          <w:lang w:val="en-GB"/>
        </w:rPr>
        <w:t>,</w:t>
      </w:r>
      <w:r w:rsidR="00946515" w:rsidRPr="004E75DA">
        <w:rPr>
          <w:rFonts w:cstheme="minorHAnsi"/>
          <w:noProof/>
          <w:sz w:val="22"/>
          <w:szCs w:val="22"/>
          <w:lang w:val="en-GB"/>
        </w:rPr>
        <w:t xml:space="preserve"> such as circadian photoentrainment and pupil size</w:t>
      </w:r>
      <w:r w:rsidR="002D6C0D" w:rsidRPr="004E75DA">
        <w:rPr>
          <w:rFonts w:cstheme="minorHAnsi"/>
          <w:noProof/>
          <w:sz w:val="22"/>
          <w:szCs w:val="22"/>
          <w:lang w:val="en-GB"/>
        </w:rPr>
        <w:t xml:space="preserve"> </w:t>
      </w:r>
      <w:r w:rsidR="002D6C0D" w:rsidRPr="004E75DA">
        <w:rPr>
          <w:rFonts w:cstheme="minorHAnsi"/>
          <w:noProof/>
          <w:sz w:val="22"/>
          <w:szCs w:val="22"/>
          <w:lang w:val="en-GB"/>
        </w:rPr>
        <w:fldChar w:fldCharType="begin" w:fldLock="1"/>
      </w:r>
      <w:r w:rsidR="00C9607E" w:rsidRPr="004E75DA">
        <w:rPr>
          <w:rFonts w:cstheme="minorHAnsi"/>
          <w:noProof/>
          <w:sz w:val="22"/>
          <w:szCs w:val="22"/>
          <w:lang w:val="en-GB"/>
        </w:rPr>
        <w:instrText>ADDIN CSL_CITATION {"citationItems":[{"id":"ITEM-1","itemData":{"DOI":"10.1016/j.cobeha.2019.06.004","ISSN":"23521546","abstract":"Melanopsin is a short-wavelength-sensitive photopigment that was discovered only around 20 years ago. It is expressed in the cell bodies and processes of a subset of retinal ganglion cells in the retina (the intrinsically photosensitive retinal ganglion cells; ipRGCs), thereby allowing them to signal light even in the absence of cone and rod input. Many of the fundamental properties of melanopsin signalling in humans for both visual (e.g. detection, discrimination, brightness estimation) and non-visual function (e.g. melatonin suppression, circadian phase shifting) remain to be elucidated. Here, we give an overview of what we know about melanopsin contributions in visual function and non-visual function.","author":[{"dropping-particle":"","family":"Spitschan","given":"Manuel","non-dropping-particle":"","parse-names":false,"suffix":""}],"container-title":"Current Opinion in Behavioral Sciences","id":"ITEM-1","issue":"Figure 1","issued":{"date-parts":[["2019"]]},"page":"67-72","publisher":"Elsevier Ltd","title":"Melanopsin contributions to non-visual and visual function","type":"article-journal","volume":"30"},"uris":["http://www.mendeley.com/documents/?uuid=acedafa9-93b4-4c15-82ef-c4e300952793"]}],"mendeley":{"formattedCitation":"(Spitschan, 2019)","plainTextFormattedCitation":"(Spitschan, 2019)","previouslyFormattedCitation":"(Spitschan, 2019)"},"properties":{"noteIndex":0},"schema":"https://github.com/citation-style-language/schema/raw/master/csl-citation.json"}</w:instrText>
      </w:r>
      <w:r w:rsidR="002D6C0D" w:rsidRPr="004E75DA">
        <w:rPr>
          <w:rFonts w:cstheme="minorHAnsi"/>
          <w:noProof/>
          <w:sz w:val="22"/>
          <w:szCs w:val="22"/>
          <w:lang w:val="en-GB"/>
        </w:rPr>
        <w:fldChar w:fldCharType="separate"/>
      </w:r>
      <w:r w:rsidR="002D6C0D" w:rsidRPr="004E75DA">
        <w:rPr>
          <w:rFonts w:cstheme="minorHAnsi"/>
          <w:noProof/>
          <w:sz w:val="22"/>
          <w:szCs w:val="22"/>
          <w:lang w:val="en-GB"/>
        </w:rPr>
        <w:t>(Spitschan, 2019)</w:t>
      </w:r>
      <w:r w:rsidR="002D6C0D" w:rsidRPr="004E75DA">
        <w:rPr>
          <w:rFonts w:cstheme="minorHAnsi"/>
          <w:noProof/>
          <w:sz w:val="22"/>
          <w:szCs w:val="22"/>
          <w:lang w:val="en-GB"/>
        </w:rPr>
        <w:fldChar w:fldCharType="end"/>
      </w:r>
      <w:r w:rsidR="002D6C0D" w:rsidRPr="004E75DA">
        <w:rPr>
          <w:rFonts w:cstheme="minorHAnsi"/>
          <w:noProof/>
          <w:sz w:val="22"/>
          <w:szCs w:val="22"/>
          <w:lang w:val="en-GB"/>
        </w:rPr>
        <w:t>,</w:t>
      </w:r>
      <w:r w:rsidR="00946515" w:rsidRPr="004E75DA">
        <w:rPr>
          <w:rFonts w:cstheme="minorHAnsi"/>
          <w:noProof/>
          <w:sz w:val="22"/>
          <w:szCs w:val="22"/>
          <w:lang w:val="en-GB"/>
        </w:rPr>
        <w:t xml:space="preserve"> via</w:t>
      </w:r>
      <w:r w:rsidR="00C51E68" w:rsidRPr="004E75DA">
        <w:rPr>
          <w:rFonts w:cstheme="minorHAnsi"/>
          <w:noProof/>
          <w:sz w:val="22"/>
          <w:szCs w:val="22"/>
          <w:lang w:val="en-GB"/>
        </w:rPr>
        <w:t xml:space="preserve"> direct</w:t>
      </w:r>
      <w:r w:rsidR="00946515" w:rsidRPr="004E75DA">
        <w:rPr>
          <w:rFonts w:cstheme="minorHAnsi"/>
          <w:noProof/>
          <w:sz w:val="22"/>
          <w:szCs w:val="22"/>
          <w:lang w:val="en-GB"/>
        </w:rPr>
        <w:t xml:space="preserve"> projections to the suprachiasmatic nucleus of the hypothalamus and the </w:t>
      </w:r>
      <w:r w:rsidR="0053200B" w:rsidRPr="004E75DA">
        <w:rPr>
          <w:rFonts w:cstheme="minorHAnsi"/>
          <w:noProof/>
          <w:sz w:val="22"/>
          <w:szCs w:val="22"/>
          <w:lang w:val="en-GB"/>
        </w:rPr>
        <w:t>olivary pretectal nucleus</w:t>
      </w:r>
      <w:r w:rsidR="00946515" w:rsidRPr="004E75DA">
        <w:rPr>
          <w:rFonts w:cstheme="minorHAnsi"/>
          <w:noProof/>
          <w:sz w:val="22"/>
          <w:szCs w:val="22"/>
          <w:lang w:val="en-GB"/>
        </w:rPr>
        <w:t>, respectively</w:t>
      </w:r>
      <w:r w:rsidR="00C51E68" w:rsidRPr="004E75DA">
        <w:rPr>
          <w:rFonts w:cstheme="minorHAnsi"/>
          <w:noProof/>
          <w:sz w:val="22"/>
          <w:szCs w:val="22"/>
          <w:lang w:val="en-GB"/>
        </w:rPr>
        <w:t xml:space="preserve"> </w:t>
      </w:r>
      <w:r w:rsidRPr="004E75DA">
        <w:rPr>
          <w:rFonts w:cstheme="minorHAnsi"/>
          <w:noProof/>
          <w:sz w:val="22"/>
          <w:szCs w:val="22"/>
          <w:lang w:val="en-GB"/>
        </w:rPr>
        <w:fldChar w:fldCharType="begin" w:fldLock="1"/>
      </w:r>
      <w:r w:rsidRPr="004E75DA">
        <w:rPr>
          <w:rFonts w:cstheme="minorHAnsi"/>
          <w:noProof/>
          <w:sz w:val="22"/>
          <w:szCs w:val="22"/>
          <w:lang w:val="en-GB"/>
        </w:rPr>
        <w:instrText>ADDIN CSL_CITATION {"citationItems":[{"id":"ITEM-1","itemData":{"DOI":"10.1016/j.neuron.2019.07.016","ISSN":"10974199","abstract":"Light exerts diverse influences on mammals by activating melanopsin, a receptor expressed by ganglion-cell photoreceptors. Do reviews this aspect of the visual system, with emphasis on physiological specializations for regulating innate functions like the circadian clock and pupillary constriction.","author":[{"dropping-particle":"","family":"Do","given":"Michael Tri H.","non-dropping-particle":"","parse-names":false,"suffix":""}],"container-title":"Neuron","id":"ITEM-1","issue":"2","issued":{"date-parts":[["2019"]]},"page":"205-226","publisher":"Elsevier Inc.","title":"Melanopsin and the intrinsically photosensitive retinal ganglion cells: biophysics to behavior","type":"article-journal","volume":"104"},"uris":["http://www.mendeley.com/documents/?uuid=41578e77-53d8-4a8e-ae9f-862d163f2100"]}],"mendeley":{"formattedCitation":"(Do, 2019)","plainTextFormattedCitation":"(Do, 2019)","previouslyFormattedCitation":"(Do, 2019)"},"properties":{"noteIndex":0},"schema":"https://github.com/citation-style-language/schema/raw/master/csl-citation.json"}</w:instrText>
      </w:r>
      <w:r w:rsidRPr="004E75DA">
        <w:rPr>
          <w:rFonts w:cstheme="minorHAnsi"/>
          <w:noProof/>
          <w:sz w:val="22"/>
          <w:szCs w:val="22"/>
          <w:lang w:val="en-GB"/>
        </w:rPr>
        <w:fldChar w:fldCharType="separate"/>
      </w:r>
      <w:r w:rsidRPr="004E75DA">
        <w:rPr>
          <w:rFonts w:cstheme="minorHAnsi"/>
          <w:noProof/>
          <w:sz w:val="22"/>
          <w:szCs w:val="22"/>
          <w:lang w:val="en-GB"/>
        </w:rPr>
        <w:t>(Do, 2019)</w:t>
      </w:r>
      <w:r w:rsidRPr="004E75DA">
        <w:rPr>
          <w:rFonts w:cstheme="minorHAnsi"/>
          <w:noProof/>
          <w:sz w:val="22"/>
          <w:szCs w:val="22"/>
          <w:lang w:val="en-GB"/>
        </w:rPr>
        <w:fldChar w:fldCharType="end"/>
      </w:r>
      <w:r w:rsidRPr="004E75DA">
        <w:rPr>
          <w:rFonts w:cstheme="minorHAnsi"/>
          <w:noProof/>
          <w:sz w:val="22"/>
          <w:szCs w:val="22"/>
          <w:lang w:val="en-GB"/>
        </w:rPr>
        <w:t xml:space="preserve">. </w:t>
      </w:r>
      <w:r w:rsidR="00946515" w:rsidRPr="004E75DA">
        <w:rPr>
          <w:rFonts w:cstheme="minorHAnsi"/>
          <w:noProof/>
          <w:sz w:val="22"/>
          <w:szCs w:val="22"/>
          <w:lang w:val="en-GB"/>
        </w:rPr>
        <w:t>The post-illumination pupil response (PIPR)</w:t>
      </w:r>
      <w:r w:rsidR="004F31CF" w:rsidRPr="004E75DA">
        <w:rPr>
          <w:rFonts w:cstheme="minorHAnsi"/>
          <w:noProof/>
          <w:sz w:val="22"/>
          <w:szCs w:val="22"/>
          <w:lang w:val="en-GB"/>
        </w:rPr>
        <w:t xml:space="preserve"> </w:t>
      </w:r>
      <w:r w:rsidR="00946515" w:rsidRPr="004E75DA">
        <w:rPr>
          <w:rFonts w:cstheme="minorHAnsi"/>
          <w:noProof/>
          <w:sz w:val="22"/>
          <w:szCs w:val="22"/>
          <w:lang w:val="en-GB"/>
        </w:rPr>
        <w:t>describes the sustained constriction of the pupil following exposure to short-wavelength light</w:t>
      </w:r>
      <w:r w:rsidR="00F60D98" w:rsidRPr="004E75DA">
        <w:rPr>
          <w:rFonts w:cstheme="minorHAnsi"/>
          <w:noProof/>
          <w:sz w:val="22"/>
          <w:szCs w:val="22"/>
          <w:lang w:val="en-GB"/>
        </w:rPr>
        <w:t>, usually</w:t>
      </w:r>
      <w:r w:rsidR="00946515" w:rsidRPr="004E75DA">
        <w:rPr>
          <w:rFonts w:cstheme="minorHAnsi"/>
          <w:noProof/>
          <w:sz w:val="22"/>
          <w:szCs w:val="22"/>
          <w:lang w:val="en-GB"/>
        </w:rPr>
        <w:t xml:space="preserve"> relative to long-wavelength light</w:t>
      </w:r>
      <w:r w:rsidR="00F60D98" w:rsidRPr="004E75DA">
        <w:rPr>
          <w:rFonts w:cstheme="minorHAnsi"/>
          <w:noProof/>
          <w:sz w:val="22"/>
          <w:szCs w:val="22"/>
          <w:lang w:val="en-GB"/>
        </w:rPr>
        <w:t>,</w:t>
      </w:r>
      <w:r w:rsidR="004F31CF" w:rsidRPr="004E75DA">
        <w:rPr>
          <w:rFonts w:cstheme="minorHAnsi"/>
          <w:noProof/>
          <w:sz w:val="22"/>
          <w:szCs w:val="22"/>
          <w:lang w:val="en-GB"/>
        </w:rPr>
        <w:t xml:space="preserve"> and</w:t>
      </w:r>
      <w:r w:rsidR="00946515" w:rsidRPr="004E75DA">
        <w:rPr>
          <w:rFonts w:cstheme="minorHAnsi"/>
          <w:noProof/>
          <w:sz w:val="22"/>
          <w:szCs w:val="22"/>
          <w:lang w:val="en-GB"/>
        </w:rPr>
        <w:t xml:space="preserve"> is assumed to be a </w:t>
      </w:r>
      <w:r w:rsidR="00C51E68" w:rsidRPr="004E75DA">
        <w:rPr>
          <w:rFonts w:cstheme="minorHAnsi"/>
          <w:noProof/>
          <w:sz w:val="22"/>
          <w:szCs w:val="22"/>
          <w:lang w:val="en-GB"/>
        </w:rPr>
        <w:t xml:space="preserve">unique </w:t>
      </w:r>
      <w:r w:rsidR="00946515" w:rsidRPr="004E75DA">
        <w:rPr>
          <w:rFonts w:cstheme="minorHAnsi"/>
          <w:noProof/>
          <w:sz w:val="22"/>
          <w:szCs w:val="22"/>
          <w:lang w:val="en-GB"/>
        </w:rPr>
        <w:t xml:space="preserve">non-invasive signature of melanopsin </w:t>
      </w:r>
      <w:r w:rsidR="00C51E68" w:rsidRPr="004E75DA">
        <w:rPr>
          <w:rFonts w:cstheme="minorHAnsi"/>
          <w:noProof/>
          <w:sz w:val="22"/>
          <w:szCs w:val="22"/>
          <w:lang w:val="en-GB"/>
        </w:rPr>
        <w:t>processing</w:t>
      </w:r>
      <w:r w:rsidR="00946515" w:rsidRPr="004E75DA">
        <w:rPr>
          <w:rFonts w:cstheme="minorHAnsi"/>
          <w:noProof/>
          <w:sz w:val="22"/>
          <w:szCs w:val="22"/>
          <w:lang w:val="en-GB"/>
        </w:rPr>
        <w:t xml:space="preserve"> in the human retina</w:t>
      </w:r>
      <w:r w:rsidRPr="004E75DA">
        <w:rPr>
          <w:rFonts w:cstheme="minorHAnsi"/>
          <w:noProof/>
          <w:sz w:val="22"/>
          <w:szCs w:val="22"/>
          <w:lang w:val="en-GB"/>
        </w:rPr>
        <w:t xml:space="preserve"> </w:t>
      </w:r>
      <w:r w:rsidRPr="004E75DA">
        <w:rPr>
          <w:rFonts w:cstheme="minorHAnsi"/>
          <w:noProof/>
          <w:sz w:val="22"/>
          <w:szCs w:val="22"/>
          <w:lang w:val="en-GB"/>
        </w:rPr>
        <w:fldChar w:fldCharType="begin" w:fldLock="1"/>
      </w:r>
      <w:r w:rsidR="009D03E0" w:rsidRPr="004E75DA">
        <w:rPr>
          <w:rFonts w:cstheme="minorHAnsi"/>
          <w:noProof/>
          <w:sz w:val="22"/>
          <w:szCs w:val="22"/>
          <w:lang w:val="en-GB"/>
        </w:rPr>
        <w:instrText>ADDIN CSL_CITATION {"citationItems":[{"id":"ITEM-1","itemData":{"DOI":"10.1167/iovs.14-16233","ISSN":"15525783","abstract":"Purpose. The post-illumination pupil response (PIPR) has been quantified using four metrics, but the spectral sensitivity of only one is known; here we determine the other three. To optimize the human PIPR measurement, we determine the protocol producing the largest PIPR, the duration of the PIPR, and the metric(s) with the lowest coefficient of variation. Methods. The consensual pupil light reflex (PLR) was measured with a Maxwellian view pupillometer. Experiment 1: Spectral sensitivity of four PIPR metrics (plateau, 6 seconds, area under curve early and late recovery) was determined from a criterion PIPR to a 1-second pulse and fitted with vitamin A&lt;inf&gt;1&lt;/inf&gt; nomogram (λ&lt;inf&gt;max&lt;/inf&gt; = 482 nm). Experiment 2: The PLR was measured as a function of three stimulus durations (1 second, 10 seconds, 30 seconds), five irradiances spanning low to high melanopsin excitation levels (retinal irradiance: 9.8–14.8 log quanta.cm&lt;sup&gt;−2&lt;/sup&gt;.s&lt;sup&gt;−1&lt;/sup&gt;), and two wavelengths, one with high (465 nm) and one with low (637 nm) melanopsin excitation. Intra- and interindividual coefficients of variation (CV) were calculated. Results. The melanopsin (opn4) photopigment nomogram adequately describes the spectral sensitivity of all four PIPR metrics. The PIPR amplitude was largest with 1-second short-wavelength pulses (</w:instrText>
      </w:r>
      <w:r w:rsidR="009D03E0" w:rsidRPr="004E75DA">
        <w:rPr>
          <w:rFonts w:cstheme="minorHAnsi" w:hint="eastAsia"/>
          <w:noProof/>
          <w:sz w:val="22"/>
          <w:szCs w:val="22"/>
          <w:lang w:val="en-GB"/>
        </w:rPr>
        <w:instrText>≥</w:instrText>
      </w:r>
      <w:r w:rsidR="009D03E0" w:rsidRPr="004E75DA">
        <w:rPr>
          <w:rFonts w:cstheme="minorHAnsi"/>
          <w:noProof/>
          <w:sz w:val="22"/>
          <w:szCs w:val="22"/>
          <w:lang w:val="en-GB"/>
        </w:rPr>
        <w:instrText>12.8 log quanta.cm&lt;sup&gt;−2&lt;/sup&gt;.s&lt;sup&gt;−1&lt;/sup&gt;). The plateau and 6-second PIPR showed the least intra- and interindividual CV (</w:instrText>
      </w:r>
      <w:r w:rsidR="009D03E0" w:rsidRPr="004E75DA">
        <w:rPr>
          <w:rFonts w:cstheme="minorHAnsi" w:hint="eastAsia"/>
          <w:noProof/>
          <w:sz w:val="22"/>
          <w:szCs w:val="22"/>
          <w:lang w:val="en-GB"/>
        </w:rPr>
        <w:instrText>≤</w:instrText>
      </w:r>
      <w:r w:rsidR="009D03E0" w:rsidRPr="004E75DA">
        <w:rPr>
          <w:rFonts w:cstheme="minorHAnsi"/>
          <w:noProof/>
          <w:sz w:val="22"/>
          <w:szCs w:val="22"/>
          <w:lang w:val="en-GB"/>
        </w:rPr>
        <w:instrText>0.2). The maximum duration of the sustained PIPR was 83.0 ± 48.0 seconds (mean ± SD) for 1-second pulses and 180.1 ± 106.2 seconds for 30-second pulses (465 nm; 14.8 log quanta.cm&lt;sup&gt;−2&lt;/sup&gt;.s&lt;sup&gt;−1&lt;/sup</w:instrText>
      </w:r>
      <w:r w:rsidR="009D03E0" w:rsidRPr="004E75DA">
        <w:rPr>
          <w:rFonts w:cstheme="minorHAnsi" w:hint="eastAsia"/>
          <w:noProof/>
          <w:sz w:val="22"/>
          <w:szCs w:val="22"/>
          <w:lang w:val="en-GB"/>
        </w:rPr>
        <w:instrText xml:space="preserve">&gt;). Conclusions. All current PIPR metrics provide a direct measure of the intrinsic melanopsin photoresponse. To measure progressive changes in melanopsin function in disease, we recommend that the PIPR be measured using short-duration pulses (e.g., </w:instrText>
      </w:r>
      <w:r w:rsidR="009D03E0" w:rsidRPr="004E75DA">
        <w:rPr>
          <w:rFonts w:cstheme="minorHAnsi" w:hint="eastAsia"/>
          <w:noProof/>
          <w:sz w:val="22"/>
          <w:szCs w:val="22"/>
          <w:lang w:val="en-GB"/>
        </w:rPr>
        <w:instrText>≤</w:instrText>
      </w:r>
      <w:r w:rsidR="009D03E0" w:rsidRPr="004E75DA">
        <w:rPr>
          <w:rFonts w:cstheme="minorHAnsi" w:hint="eastAsia"/>
          <w:noProof/>
          <w:sz w:val="22"/>
          <w:szCs w:val="22"/>
          <w:lang w:val="en-GB"/>
        </w:rPr>
        <w:instrText>1 se</w:instrText>
      </w:r>
      <w:r w:rsidR="009D03E0" w:rsidRPr="004E75DA">
        <w:rPr>
          <w:rFonts w:cstheme="minorHAnsi"/>
          <w:noProof/>
          <w:sz w:val="22"/>
          <w:szCs w:val="22"/>
          <w:lang w:val="en-GB"/>
        </w:rPr>
        <w:instrText>cond) with high melanopsin excitation and analyzed with plateau and/or 6-second metrics. Our PIPR duration data provide a baseline for the selection of interstimulus intervals between consecutive pupil testing sequences.","author":[{"dropping-particle":"","family":"Adhikari","given":"Prakash","non-dropping-particle":"","parse-names":false,"suffix":""},{"dropping-particle":"","family":"Zele","given":"Andrew J.","non-dropping-particle":"","parse-names":false,"suffix":""},{"dropping-particle":"","family":"Feigl","given":"Beatrix","non-dropping-particle":"","parse-names":false,"suffix":""}],"container-title":"Investigative Ophthalmology and Visual Science","id":"ITEM-1","issue":"6","issued":{"date-parts":[["2015"]]},"page":"3838-3849","title":"The post-illumination pupil response (PIPR)","type":"article-journal","volume":"56"},"uris":["http://www.mendeley.com/documents/?uuid=67e70802-f1c4-40ea-a2e2-02008d1800ae"]},{"id":"ITEM-2","itemData":{"DOI":"10.1167/iovs.09-4717","ISSN":"01460404","abstract":"PURPOSE. A sustained pupilloconstriction is often observed after the cessation of a bright visual stimulus. This post-illumination pupil response (PIPR) is produced by the intrinsically photosensitive retinal ganglion cells (ipRGCs). The present study was designed to examine the characteristics of the PIPR in a normal population without ocular disease. METHODS. Thirty-seven subjects (mean age, 48.6 years) were tested by presenting a 60°, 10-second light stimulus (13 log quanta/cm2/s retinal irradiance) and recording pupillary responses for 50 seconds after light cessation. The light stimuli (470 [blue] and 623 [red] nm) were presented by an optical system to one eye after dilation, while the consensual pupil response of the fellow, undilated eye was recorded by infrared pupillometry. RESULTS. A positive PIPR was seen in all subjects tested. The population average of the PIPR for 470-nm light was 1.5 mm (SEM 0.10, P &lt; 0.05) and the net PIPR (blue PIPR minus red PIPR) was 1.4 mm (SEM 0.09, P &lt; 0.0001). The net PIPR correlated positively with baseline pupil diameter (P &lt; 0.05), but not significantly with age, race, or sex (P &gt; 0.05) in the test population. CONCLUSIONS. All normal subjects displayed a significant PIPR for a 10-second, 470-nm light stimulus, but not a 623-nm stimulus, which is consistent with the proposed melanopsinmediated response. In most normal individuals, the amplitude of the PIPR was substantial. This test has the potential to be used as a tool in evaluating subjects with inner retinal dysfunction or melanopsin-related disorders. © Association for Research in Vision and Ophthalmology.","author":[{"dropping-particle":"","family":"Kankipati","given":"Laxmikanth","non-dropping-particle":"","parse-names":false,"suffix":""},{"dropping-particle":"","family":"Girkin","given":"Christopher A.","non-dropping-particle":"","parse-names":false,"suffix":""},{"dropping-particle":"","family":"Gamlin","given":"Paul D. R.","non-dropping-particle":"","parse-names":false,"suffix":""}],"container-title":"Investigative Ophthalmology and Visual Science","id":"ITEM-2","issue":"5","issued":{"date-parts":[["2010"]]},"page":"2764-2769","title":"Post-illumination pupil response in subjects without ocular disease","type":"article-journal","volume":"51"},"uris":["http://www.mendeley.com/documents/?uuid=36352bdf-99fa-47da-aa7b-4f26189ee077"]},{"id":"ITEM-3","itemData":{"DOI":"10.1152/jn.01130.2002","ISBN":"0022-3077 (Print)\\r0022-3077 (Linking)","ISSN":"0022-3077","PMID":"12611972","abstract":"This study examined the response properties of luminance neurons found within the pretectal olivary nucleus (PON), which is the pretectal nucleus that mediates the primate pupillary light reflex. We recorded the activity of 121 single units in alert, behaving rhesus monkeys trained to fixate a back-projected laser spot while a luminance stimulus was presented. The change in the firing rate of luminance neurons was measured as a function of changes in the size, retinal illuminance, and position of the stimulus. We found that these neurons possessed large receptive fields, which were sufficiently distinct that they could be placed into three classes. Approximately 40% of the PON luminance neurons responded well to stimuli presented in either the contralateral or ipsilateral hemifield. These neurons were classified as \"bilateral\" neurons. In the primate, retinal projections to the pretectum and other retinorecipient nuclei are organized such that direct retinal input can only account for the contralateral hemifield responses of these neurons. Thus the representation of the ipsilateral hemifield in \"bilateral\" PON cells must result from input from a nonretinal source. Approximately 30% of PON neurons responded only to stimuli presented in the contralateral hemifield. These neurons were classified as \"contralateral\" neurons. Finally, approximately 30% of PON neurons responded to stimuli presented at or near the animal's fixation point. These neurons were classified as \"macular\" neurons. The mean firing rates of all classes of neurons increased with increases in stimulus size and luminance within their receptive fields. The thresholds and magnitude of these responses closely matched those that would be appropriate for mediating the pupillary light reflex. In summary, these results suggest that all three classes of PON neurons contribute to the behaviorally observed pupillomotor field characteristics in which stimuli at the macular produce substantially larger pupillary responses than more peripheral stimuli. The contributions of \"bilateral\" and \"contralateral\" cells account for pupillary responses evoked by peripheral changes in luminance, whereas the contributions of all three cell classes account for the larger pupillary responses evoked by stimuli in the central visual field.","author":[{"dropping-particle":"","family":"Clarke","given":"Robert J.","non-dropping-particle":"","parse-names":false,"suffix":""},{"dropping-particle":"","family":"Zhang","given":"Hongyu","non-dropping-particle":"","parse-names":false,"suffix":""},{"dropping-particle":"","family":"Gamlin","given":"Paul D. R.","non-dropping-particle":"","parse-names":false,"suffix":""}],"container-title":"Journal of Neurophysiology","id":"ITEM-3","issue":"6","issued":{"date-parts":[["2003"]]},"page":"3168-78","title":"Primate pupillary light reflex: Receptive field characteristics of pretectal luminance neurons","type":"article-journal","volume":"89"},"uris":["http://www.mendeley.com/documents/?uuid=d8522ed2-801d-4f22-bd90-40b19c5968a0"]}],"mendeley":{"formattedCitation":"(Adhikari et al., 2015; Clarke et al., 2003b; Kankipati et al., 2010)","plainTextFormattedCitation":"(Adhikari et al., 2015; Clarke et al., 2003b; Kankipati et al., 2010)","previouslyFormattedCitation":"(Adhikari et al., 2015; Clarke et al., 2003b; Kankipati et al., 2010)"},"properties":{"noteIndex":0},"schema":"https://github.com/citation-style-language/schema/raw/master/csl-citation.json"}</w:instrText>
      </w:r>
      <w:r w:rsidRPr="004E75DA">
        <w:rPr>
          <w:rFonts w:cstheme="minorHAnsi"/>
          <w:noProof/>
          <w:sz w:val="22"/>
          <w:szCs w:val="22"/>
          <w:lang w:val="en-GB"/>
        </w:rPr>
        <w:fldChar w:fldCharType="separate"/>
      </w:r>
      <w:r w:rsidR="009D03E0" w:rsidRPr="004E75DA">
        <w:rPr>
          <w:rFonts w:cstheme="minorHAnsi"/>
          <w:noProof/>
          <w:sz w:val="22"/>
          <w:szCs w:val="22"/>
          <w:lang w:val="en-GB"/>
        </w:rPr>
        <w:t>(Adhikari et al., 2015; Clarke et al., 2003b; Kankipati et al., 2010)</w:t>
      </w:r>
      <w:r w:rsidRPr="004E75DA">
        <w:rPr>
          <w:rFonts w:cstheme="minorHAnsi"/>
          <w:noProof/>
          <w:sz w:val="22"/>
          <w:szCs w:val="22"/>
          <w:lang w:val="en-GB"/>
        </w:rPr>
        <w:fldChar w:fldCharType="end"/>
      </w:r>
      <w:r w:rsidR="002D6C0D" w:rsidRPr="004E75DA">
        <w:rPr>
          <w:rFonts w:cstheme="minorHAnsi"/>
          <w:noProof/>
          <w:sz w:val="22"/>
          <w:szCs w:val="22"/>
          <w:lang w:val="en-GB"/>
        </w:rPr>
        <w:t xml:space="preserve">. </w:t>
      </w:r>
      <w:r w:rsidR="00F750FC" w:rsidRPr="004E75DA">
        <w:rPr>
          <w:rFonts w:cstheme="minorHAnsi"/>
          <w:noProof/>
          <w:sz w:val="22"/>
          <w:szCs w:val="22"/>
          <w:lang w:val="en-GB"/>
        </w:rPr>
        <w:t xml:space="preserve">Like the flash response to white light, the PIPR has been </w:t>
      </w:r>
      <w:r w:rsidR="002D6C0D" w:rsidRPr="004E75DA">
        <w:rPr>
          <w:rFonts w:cstheme="minorHAnsi"/>
          <w:noProof/>
          <w:sz w:val="22"/>
          <w:szCs w:val="22"/>
          <w:lang w:val="en-GB"/>
        </w:rPr>
        <w:t>researched extensively for its potential as a biomarker</w:t>
      </w:r>
      <w:r w:rsidR="00F750FC" w:rsidRPr="004E75DA">
        <w:rPr>
          <w:rFonts w:cstheme="minorHAnsi"/>
          <w:noProof/>
          <w:sz w:val="22"/>
          <w:szCs w:val="22"/>
          <w:lang w:val="en-GB"/>
        </w:rPr>
        <w:t xml:space="preserve"> in various </w:t>
      </w:r>
      <w:r w:rsidR="003769AE" w:rsidRPr="004E75DA">
        <w:rPr>
          <w:rFonts w:cstheme="minorHAnsi"/>
          <w:noProof/>
          <w:sz w:val="22"/>
          <w:szCs w:val="22"/>
          <w:lang w:val="en-GB"/>
        </w:rPr>
        <w:t>ocular</w:t>
      </w:r>
      <w:r w:rsidR="00F750FC" w:rsidRPr="004E75DA">
        <w:rPr>
          <w:rFonts w:cstheme="minorHAnsi"/>
          <w:noProof/>
          <w:sz w:val="22"/>
          <w:szCs w:val="22"/>
          <w:lang w:val="en-GB"/>
        </w:rPr>
        <w:t xml:space="preserve"> and neurodegenerative diseases</w:t>
      </w:r>
      <w:r w:rsidRPr="004E75DA">
        <w:rPr>
          <w:rFonts w:cstheme="minorHAnsi"/>
          <w:noProof/>
          <w:sz w:val="22"/>
          <w:szCs w:val="22"/>
          <w:lang w:val="en-GB"/>
        </w:rPr>
        <w:t xml:space="preserve"> </w:t>
      </w:r>
      <w:r w:rsidRPr="004E75DA">
        <w:rPr>
          <w:rFonts w:cstheme="minorHAnsi"/>
          <w:noProof/>
          <w:sz w:val="22"/>
          <w:szCs w:val="22"/>
          <w:lang w:val="en-GB"/>
        </w:rPr>
        <w:fldChar w:fldCharType="begin" w:fldLock="1"/>
      </w:r>
      <w:r w:rsidR="000346C5" w:rsidRPr="004E75DA">
        <w:rPr>
          <w:rFonts w:cstheme="minorHAnsi"/>
          <w:noProof/>
          <w:sz w:val="22"/>
          <w:szCs w:val="22"/>
          <w:lang w:val="en-GB"/>
        </w:rPr>
        <w:instrText>ADDIN CSL_CITATION {"citationItems":[{"id":"ITEM-1","itemData":{"DOI":"10.1097/OPX.0000000000000284","ISSN":"15389235","PMID":"24879087","abstract":"Melanopsin-containing intrinsically photosensitive retinal ganglion cells (ipRGCs) are a class of photoreceptors with established roles in non-image-forming processes. Their contributions to image-forming vision may include the estimation of brightness. Animal models have been central for understanding the physiological mechanisms of ipRGC function and there is evidence of conservation of function across species. Intrinsically photosensitive retinal ganglion cells can be divided into five ganglion cell subtypes that show morphological and functional diversity. Research in humans has established that ipRGCs signal environmental irradiance to entrain the central body clock to the solar day for regulating circadian processes and sleep. In addition, ipRGCs mediate the pupil light reflex (PLR), making the PLR a readily accessible behavioral marker of ipRGC activity. Less is known about ipRGC function in retinal and optic nerve disease, with emerging research providing insight into their function in diabetes, retinitis pigmentosa, glaucoma, and hereditary optic neuropathy. We briefly review the anatomical distributions, projections, and basic physiological mechanisms of ipRGCs and their proposed and known functions in animals and humans with and without eye disease. We introduce a paradigm for differentiating inner and outer retinal inputs to the pupillary control pathway in retinal disease and apply this paradigm to patients with age-related macular degeneration (AMD). In these cases of patients with AMD, we provide the initial evidence that ipRGC function is altered and that the dysfunction is more pronounced in advanced disease. Our perspective is that with refined pupillometry paradigms, the PLR can be extended to AMD assessment as a tool for the measurement of inner and outer retinal dysfunction. Copyright © 2014 American Academy of Optometry.","author":[{"dropping-particle":"","family":"Feigl","given":"Beatrix","non-dropping-particle":"","parse-names":false,"suffix":""},{"dropping-particle":"","family":"Zele","given":"Andrew J.","non-dropping-particle":"","parse-names":false,"suffix":""}],"container-title":"Optometry and Vision Science","id":"ITEM-1","issue":"8","issued":{"date-parts":[["2014"]]},"page":"894-903","title":"Melanopsin-expressing intrinsically photosensitive retinal ganglion cells in retinal disease","type":"article-journal","volume":"91"},"uris":["http://www.mendeley.com/documents/?uuid=54a196d5-9017-4320-8479-346af0def73d"]},{"id":"ITEM-2","itemData":{"DOI":"10.3389/fneur.2019.00360","ISSN":"16642295","abstract":"The impact of Alzheimer's disease (AD) on the pupillary light response (PLR) is controversial, being dependent on the stage of the disease and on the experimental pupillometric protocols. The main hypothesis driving pupillometry research in AD is based on the concept that the AD-related neurodegeneration affects both the parasympathetic and the sympathetic arms of the PLR (cholinergic and noradrenergic theory), combined with additional alterations of the afferent limb, involving the melanopsin expressing retinal ganglion cells (mRGCs), subserving the PLR. Only a few studies have evaluated the value of pupillometry as a potential biomarker in AD, providing various results compatible with parasympathetic dysfunction, displaying increased latency of pupillary constriction to light, decreased constriction amplitude, faster redilation after light offset, decreased maximum velocity of constriction (MCV) and maximum constriction acceleration (MCA) compared to controls. Decreased MCV and MCA appeared to be the most accurate of all PLR parameters allowing differentiation between AD and healthy controls while increased post-illumination pupillary response was the most consistent feature, however, these results could not be replicated by more recent studies, focusing on early and pre-clinical stages of the disease. Whether static or dynamic pupillometry yields useful biomarkers for AD screening or diagnosis remains unclear. In this review, we synopsize the current knowledge on pupillometric features in AD and other neurodegenerative diseases, and discuss potential roles of pupillometry in AD detection, diagnosis and monitoring, alone or in combination with additional biomarkers.","author":[{"dropping-particle":"","family":"Chougule","given":"Pratik S.","non-dropping-particle":"","parse-names":false,"suffix":""},{"dropping-particle":"","family":"Najjar","given":"Raymond P.","non-dropping-particle":"","parse-names":false,"suffix":""},{"dropping-particle":"","family":"Finkelstein","given":"Maxwell T.","non-dropping-particle":"","parse-names":false,"suffix":""},{"dropping-particle":"","family":"Kandiah","given":"Nagaendran","non-dropping-particle":"","parse-names":false,"suffix":""},{"dropping-particle":"","family":"Milea","given":"Dan","non-dropping-particle":"","parse-names":false,"suffix":""}],"container-title":"Frontiers in Neurology","id":"ITEM-2","issue":"APR","issued":{"date-parts":[["2019"]]},"page":"1-12","title":"Light-induced pupillary responses in Alzheimer's disease","type":"article-journal","volume":"10"},"uris":["http://www.mendeley.com/documents/?uuid=2baa4cb9-8a02-40e6-a03d-fcdb976798e9"]},{"id":"ITEM-3","itemData":{"DOI":"10.1167/iovs.10-6023","ISSN":"01460404","abstract":"PURPOSE. The post-illumination pupil response (PIPR), which is driven by the intrinsic response of melanopsin-containing, intrinsically photosensitive retinal ganglion cells, has previously been characterized in healthy eyes. The present study examined whether the PIPR is affected in patients with glaucoma compared with healthy subjects. METHODS. Sixteen glaucoma patients (mean age, 63.7 years) were tested by presenting a 60°, 10-second light stimulus (13 log quanta/cm2/s retinal irradiance) of either 470 nm (blue) or 623 nm (red) to one eye after dilation. The consensual pupil response of the fellow undilated eye was recorded by infrared pupillometry for 50 seconds after light offset. These pupillary responses were compared with those of 19 age-matched controls (mean age, 59 years). RESULTS. The glaucoma patients displayed a net PIPR (blue PIPR minus red PIPR) that was significantly (t-test, P &lt; 0.001) smaller (0.6 mm, SEM 0.12; P &lt; 0.05) than in age-matched controls (1.3 mm, SEM 0.16; P &lt; 0.001). For the patient population, the magnitude of the net PIPR was inversely correlated with the measured visual field loss (mean deviation) of the tested eye. CONCLUSIONS. This study demonstrates that there is a significant decrease in the ipRGC-mediated PIPR in glaucomatous patients when compared to age-matched controls. As the severity of the glaucomatous neuropathy increases, there is a correlated decrease in the PIPR. Therefore, this test has the potential for use as a clinical tool in evaluating patients with glaucoma. © 2011 The Association for Research in Vision and Ophthalmology, Inc.","author":[{"dropping-particle":"","family":"Kankipati","given":"Laxmikanth","non-dropping-particle":"","parse-names":false,"suffix":""},{"dropping-particle":"","family":"Girkin","given":"Christopher A.","non-dropping-particle":"","parse-names":false,"suffix":""},{"dropping-particle":"","family":"Gamlin","given":"Paul D. R.","non-dropping-particle":"","parse-names":false,"suffix":""}],"container-title":"Investigative Ophthalmology and Visual Science","id":"ITEM-3","issue":"5","issued":{"date-parts":[["2011"]]},"page":"2287-2292","title":"The post-illumination pupil response is reduced in glaucoma patients","type":"article-journal","volume":"52"},"uris":["http://www.mendeley.com/documents/?uuid=9a35a726-31a8-45af-9551-6e92a4e5baa1"]}],"mendeley":{"formattedCitation":"(Chougule et al., 2019; Feigl &amp; Zele, 2014; Kankipati et al., 2011)","plainTextFormattedCitation":"(Chougule et al., 2019; Feigl &amp; Zele, 2014; Kankipati et al., 2011)","previouslyFormattedCitation":"(Chougule et al., 2019; Feigl &amp; Zele, 2014; Kankipati et al., 2011)"},"properties":{"noteIndex":0},"schema":"https://github.com/citation-style-language/schema/raw/master/csl-citation.json"}</w:instrText>
      </w:r>
      <w:r w:rsidRPr="004E75DA">
        <w:rPr>
          <w:rFonts w:cstheme="minorHAnsi"/>
          <w:noProof/>
          <w:sz w:val="22"/>
          <w:szCs w:val="22"/>
          <w:lang w:val="en-GB"/>
        </w:rPr>
        <w:fldChar w:fldCharType="separate"/>
      </w:r>
      <w:r w:rsidR="009D03E0" w:rsidRPr="004E75DA">
        <w:rPr>
          <w:rFonts w:cstheme="minorHAnsi"/>
          <w:noProof/>
          <w:sz w:val="22"/>
          <w:szCs w:val="22"/>
          <w:lang w:val="en-GB"/>
        </w:rPr>
        <w:t>(Chougule et al., 2019; Feigl &amp; Zele, 2014; Kankipati et al., 2011)</w:t>
      </w:r>
      <w:r w:rsidRPr="004E75DA">
        <w:rPr>
          <w:rFonts w:cstheme="minorHAnsi"/>
          <w:noProof/>
          <w:sz w:val="22"/>
          <w:szCs w:val="22"/>
          <w:lang w:val="en-GB"/>
        </w:rPr>
        <w:fldChar w:fldCharType="end"/>
      </w:r>
      <w:r w:rsidRPr="004E75DA">
        <w:rPr>
          <w:rFonts w:cstheme="minorHAnsi"/>
          <w:noProof/>
          <w:sz w:val="22"/>
          <w:szCs w:val="22"/>
          <w:lang w:val="en-GB"/>
        </w:rPr>
        <w:t>.</w:t>
      </w:r>
      <w:r w:rsidR="00F750FC" w:rsidRPr="004E75DA">
        <w:rPr>
          <w:rFonts w:cstheme="minorHAnsi"/>
          <w:noProof/>
          <w:sz w:val="22"/>
          <w:szCs w:val="22"/>
          <w:lang w:val="en-GB"/>
        </w:rPr>
        <w:t xml:space="preserve"> </w:t>
      </w:r>
    </w:p>
    <w:p w14:paraId="132726FD" w14:textId="22053067" w:rsidR="004F729F" w:rsidRPr="004E75DA" w:rsidRDefault="00F522FA" w:rsidP="00737CF5">
      <w:pPr>
        <w:rPr>
          <w:rFonts w:cstheme="minorHAnsi"/>
          <w:noProof/>
          <w:sz w:val="22"/>
          <w:szCs w:val="22"/>
          <w:lang w:val="en-GB"/>
        </w:rPr>
      </w:pPr>
      <w:r w:rsidRPr="004E75DA">
        <w:rPr>
          <w:rFonts w:cstheme="minorHAnsi"/>
          <w:noProof/>
          <w:sz w:val="22"/>
          <w:szCs w:val="22"/>
          <w:lang w:val="en-GB"/>
        </w:rPr>
        <w:t>To research</w:t>
      </w:r>
      <w:r w:rsidR="00070049" w:rsidRPr="004E75DA">
        <w:rPr>
          <w:rFonts w:cstheme="minorHAnsi"/>
          <w:noProof/>
          <w:sz w:val="22"/>
          <w:szCs w:val="22"/>
          <w:lang w:val="en-GB"/>
        </w:rPr>
        <w:t xml:space="preserve"> the PLR requires a</w:t>
      </w:r>
      <w:r w:rsidR="00C05FBB" w:rsidRPr="004E75DA">
        <w:rPr>
          <w:rFonts w:cstheme="minorHAnsi"/>
          <w:noProof/>
          <w:sz w:val="22"/>
          <w:szCs w:val="22"/>
          <w:lang w:val="en-GB"/>
        </w:rPr>
        <w:t xml:space="preserve"> </w:t>
      </w:r>
      <w:r w:rsidR="00070049" w:rsidRPr="004E75DA">
        <w:rPr>
          <w:rFonts w:cstheme="minorHAnsi"/>
          <w:noProof/>
          <w:sz w:val="22"/>
          <w:szCs w:val="22"/>
          <w:lang w:val="en-GB"/>
        </w:rPr>
        <w:t xml:space="preserve">system </w:t>
      </w:r>
      <w:r w:rsidR="003769AE" w:rsidRPr="004E75DA">
        <w:rPr>
          <w:rFonts w:cstheme="minorHAnsi"/>
          <w:noProof/>
          <w:sz w:val="22"/>
          <w:szCs w:val="22"/>
          <w:lang w:val="en-GB"/>
        </w:rPr>
        <w:t>for illuminating the retina and measuring pupil size</w:t>
      </w:r>
      <w:r w:rsidR="00070049" w:rsidRPr="004E75DA">
        <w:rPr>
          <w:rFonts w:cstheme="minorHAnsi"/>
          <w:noProof/>
          <w:sz w:val="22"/>
          <w:szCs w:val="22"/>
          <w:lang w:val="en-GB"/>
        </w:rPr>
        <w:t xml:space="preserve">. </w:t>
      </w:r>
      <w:r w:rsidR="003769AE" w:rsidRPr="004E75DA">
        <w:rPr>
          <w:rFonts w:cstheme="minorHAnsi"/>
          <w:noProof/>
          <w:sz w:val="22"/>
          <w:szCs w:val="22"/>
          <w:lang w:val="en-GB"/>
        </w:rPr>
        <w:t xml:space="preserve">For patient monitoring in critical care, </w:t>
      </w:r>
      <w:r w:rsidR="00FF1F98" w:rsidRPr="004E75DA">
        <w:rPr>
          <w:rFonts w:cstheme="minorHAnsi"/>
          <w:noProof/>
          <w:sz w:val="22"/>
          <w:szCs w:val="22"/>
          <w:lang w:val="en-GB"/>
        </w:rPr>
        <w:t>h</w:t>
      </w:r>
      <w:r w:rsidR="007A720B" w:rsidRPr="004E75DA">
        <w:rPr>
          <w:rFonts w:cstheme="minorHAnsi"/>
          <w:noProof/>
          <w:sz w:val="22"/>
          <w:szCs w:val="22"/>
          <w:lang w:val="en-GB"/>
        </w:rPr>
        <w:t>and-held pupillometer</w:t>
      </w:r>
      <w:r w:rsidR="0027502E" w:rsidRPr="004E75DA">
        <w:rPr>
          <w:rFonts w:cstheme="minorHAnsi"/>
          <w:noProof/>
          <w:sz w:val="22"/>
          <w:szCs w:val="22"/>
          <w:lang w:val="en-GB"/>
        </w:rPr>
        <w:t>s</w:t>
      </w:r>
      <w:r w:rsidR="00E548C5" w:rsidRPr="004E75DA">
        <w:rPr>
          <w:rFonts w:cstheme="minorHAnsi"/>
          <w:noProof/>
          <w:sz w:val="22"/>
          <w:szCs w:val="22"/>
          <w:lang w:val="en-GB"/>
        </w:rPr>
        <w:t xml:space="preserve"> </w:t>
      </w:r>
      <w:r w:rsidR="003769AE" w:rsidRPr="004E75DA">
        <w:rPr>
          <w:rFonts w:cstheme="minorHAnsi"/>
          <w:noProof/>
          <w:sz w:val="22"/>
          <w:szCs w:val="22"/>
          <w:lang w:val="en-GB"/>
        </w:rPr>
        <w:t>offer an</w:t>
      </w:r>
      <w:r w:rsidR="00070049" w:rsidRPr="004E75DA">
        <w:rPr>
          <w:rFonts w:cstheme="minorHAnsi"/>
          <w:noProof/>
          <w:sz w:val="22"/>
          <w:szCs w:val="22"/>
          <w:lang w:val="en-GB"/>
        </w:rPr>
        <w:t xml:space="preserve"> attractive </w:t>
      </w:r>
      <w:r w:rsidR="007A720B" w:rsidRPr="004E75DA">
        <w:rPr>
          <w:rFonts w:cstheme="minorHAnsi"/>
          <w:noProof/>
          <w:sz w:val="22"/>
          <w:szCs w:val="22"/>
          <w:lang w:val="en-GB"/>
        </w:rPr>
        <w:t>all-in-one solution</w:t>
      </w:r>
      <w:r w:rsidR="003769AE" w:rsidRPr="004E75DA">
        <w:rPr>
          <w:rFonts w:cstheme="minorHAnsi"/>
          <w:noProof/>
          <w:sz w:val="22"/>
          <w:szCs w:val="22"/>
          <w:lang w:val="en-GB"/>
        </w:rPr>
        <w:t xml:space="preserve"> as they are portable, reliable and easy to use</w:t>
      </w:r>
      <w:r w:rsidR="00FF1F98" w:rsidRPr="004E75DA">
        <w:rPr>
          <w:rFonts w:cstheme="minorHAnsi"/>
          <w:noProof/>
          <w:sz w:val="22"/>
          <w:szCs w:val="22"/>
          <w:lang w:val="en-GB"/>
        </w:rPr>
        <w:t xml:space="preserve"> </w:t>
      </w:r>
      <w:r w:rsidR="000722E7" w:rsidRPr="004E75DA">
        <w:rPr>
          <w:rFonts w:cstheme="minorHAnsi"/>
          <w:noProof/>
          <w:sz w:val="22"/>
          <w:szCs w:val="22"/>
          <w:lang w:val="en-GB"/>
        </w:rPr>
        <w:fldChar w:fldCharType="begin" w:fldLock="1"/>
      </w:r>
      <w:r w:rsidR="000722E7" w:rsidRPr="004E75DA">
        <w:rPr>
          <w:rFonts w:cstheme="minorHAnsi"/>
          <w:noProof/>
          <w:sz w:val="22"/>
          <w:szCs w:val="22"/>
          <w:lang w:val="en-GB"/>
        </w:rPr>
        <w:instrText>ADDIN CSL_CITATION {"citationItems":[{"id":"ITEM-1","itemData":{"DOI":"10.3171/jns.2003.98.1.0205","ISSN":"00223085","PMID":"12546375","abstract":"The authors prospectively used a new hand-held point-and-shoot pupillometer to assess pupillary function quantitatively. Repetitive measurements were initially made in more than 300 healthy volunteers ranging in age from 1 to 87 years, providing a total of 2432 paired (alternative right eye, left eye) measurements under varying light conditions. The authors studied 17 patients undergoing a variety of nonintracranial, nonophthalmological, endoscopic, or surgical procedures and 20 seniors in a cardiology clinic to learn more about the effects of a variety of drugs. Additionally, the authors carried out detailed studies in 26 adults with acute severe head injury in whom intracranial pressure (ICP) was continuously monitored. Finally, five patients suffering from subarachnoid hemorrhage were also studied. Quantitative pupillary measurements could be reliably replicated in the study participants. In healthy volunteers the resting pupillary aperture averaged 4.1 mm and the minimal aperture after stimulation was 2.7 mm, resulting in a 34% change in pupil size. Constriction velocity averaged 1.48 ± 0.33 mm/second. Pupillary symmetry was striking in both healthy volunteers and patients without intracranial or uncorrected visual acuity disorders. In the 2432 paired measurements in healthy volunteers, constriction velocity was noted to fall below 0.85 mm/second on only 33 occasions and below 0.6 mm/second on eight occasions (&lt; one in 310 observations). In outpatients, the reduction in constriction velocity was observed when either oral or intravenous narcotic agents and diazepam analogs were administered. These effects were transient and always symmetrical. Among the 26 patients with head injuries, eight were found to have elevations of ICP above 20 mm Hg and pupillary dynamics in each of these patients remained normal. In 13 patients with a midline shift greater than 3 mm, elevations of ICP above 20 mm Hg, when present for 15 minutes, were frequently associated with a reduction in constriction velocity on the side of the mass effect to below 0.6 mm/second (51% of 156 paired observations). In five patients with diffuse brain swelling but no midline shift, a reduction in constriction velocities did not generally occur until the ICP exceeded 30 mm Hg. Changes in the percentage of reduction from the resting state following stimulation were always greater than 10%, even in patients receiving large doses of morphine and propofol in whom the ICP was lower than 20 mm Hg.…","author":[{"dropping-particle":"","family":"Taylor","given":"William R.","non-dropping-particle":"","parse-names":false,"suffix":""},{"dropping-particle":"","family":"Chen","given":"Jeff W.","non-dropping-particle":"","parse-names":false,"suffix":""},{"dropping-particle":"","family":"Meltzer","given":"Hal","non-dropping-particle":"","parse-names":false,"suffix":""},{"dropping-particle":"","family":"Gennarelli","given":"Thomas A.","non-dropping-particle":"","parse-names":false,"suffix":""},{"dropping-particle":"","family":"Kelbch","given":"Cynthia","non-dropping-particle":"","parse-names":false,"suffix":""},{"dropping-particle":"","family":"Knowlton","given":"Sharen","non-dropping-particle":"","parse-names":false,"suffix":""},{"dropping-particle":"","family":"Richardson","given":"Jenny","non-dropping-particle":"","parse-names":false,"suffix":""},{"dropping-particle":"","family":"Lutch","given":"Matthew J.","non-dropping-particle":"","parse-names":false,"suffix":""},{"dropping-particle":"","family":"Farin","given":"Azadeh","non-dropping-particle":"","parse-names":false,"suffix":""},{"dropping-particle":"","family":"Hults","given":"Kathryn N.","non-dropping-particle":"","parse-names":false,"suffix":""},{"dropping-particle":"","family":"Marshall","given":"Lawrence F.","non-dropping-particle":"","parse-names":false,"suffix":""}],"container-title":"Journal of Neurosurgery","id":"ITEM-1","issue":"1 SUPPL.","issued":{"date-parts":[["2003"]]},"page":"205-213","title":"Quantitative pupillometry, a new technology: Normative data and preliminary observations in patients with acute head injury - Technical note","type":"article-journal","volume":"98"},"uris":["http://www.mendeley.com/documents/?uuid=8efb110a-bcf9-47a4-a565-76933c517188"]},{"id":"ITEM-2","itemData":{"ISSN":"0888-0395","abstract":"Pupillary size and reactivity have long been a critical component of the clinical assessment of patients with neurological disorders. The pupillary examination may provide critical information related to new or worsening intracranial pathology and facilitate prompt intervention to minimize further neuronal damage. With this in mind, intensive care nurses caring for neurologically impaired patients frequently must perform pupillary examinations in concert with assigning a Glasgow Coma Scale score. The purpose of this study was to test the accuracy and reliability of an automated pupillometer compared with the standard manual examination as a preliminary step in assessing the usefulness of automated pupillometry in the critical care setting. Twenty patients in the intensive care units of a teaching hospital were examined by two groups of three examiners using both the manual examination with a penlight or similar light source and a portable automated pupillometer capable of measuring pupil size and reaction. Measurements by a static pupillometer before and after each pupillary examination were used to determine the mean 'true' size of the pupil. This study found that the automated pupillometer is more accurate and reliable than the manual examination in measuring pupil size and reactivity. For these reasons, such a device may be a beneficial addition in the clinical assessment of neurologically impaired patients.","author":[{"dropping-particle":"","family":"Meeker","given":"Michele","non-dropping-particle":"","parse-names":false,"suffix":""},{"dropping-particle":"","family":"Du","given":"Rose","non-dropping-particle":"","parse-names":false,"suffix":""},{"dropping-particle":"","family":"Bacchetti","given":"Peter","non-dropping-particle":"","parse-names":false,"suffix":""},{"dropping-particle":"","family":"Privitera","given":"Claudio M.","non-dropping-particle":"","parse-names":false,"suffix":""},{"dropping-particle":"","family":"Larson","given":"Merlin D.","non-dropping-particle":"","parse-names":false,"suffix":""},{"dropping-particle":"","family":"Holland","given":"Martin C.","non-dropping-particle":"","parse-names":false,"suffix":""},{"dropping-particle":"","family":"Manley","given":"Geoffrey","non-dropping-particle":"","parse-names":false,"suffix":""}],"container-title":"Journal of Neuroscience Nursing","id":"ITEM-2","issue":"1","issued":{"date-parts":[["2005"]]},"page":"34 - 40 7p","title":"Pupil examination: validity and clinical utility of an automated pupillometer.","type":"article-journal","volume":"37"},"uris":["http://www.mendeley.com/documents/?uuid=58826702-4e3e-4a78-9ef2-f92d8e4a2363"]}],"mendeley":{"formattedCitation":"(Meeker et al., 2005; Taylor et al., 2003)","plainTextFormattedCitation":"(Meeker et al., 2005; Taylor et al., 2003)","previouslyFormattedCitation":"(Meeker et al., 2005; Taylor et al., 2003)"},"properties":{"noteIndex":0},"schema":"https://github.com/citation-style-language/schema/raw/master/csl-citation.json"}</w:instrText>
      </w:r>
      <w:r w:rsidR="000722E7" w:rsidRPr="004E75DA">
        <w:rPr>
          <w:rFonts w:cstheme="minorHAnsi"/>
          <w:noProof/>
          <w:sz w:val="22"/>
          <w:szCs w:val="22"/>
          <w:lang w:val="en-GB"/>
        </w:rPr>
        <w:fldChar w:fldCharType="separate"/>
      </w:r>
      <w:r w:rsidR="000722E7" w:rsidRPr="004E75DA">
        <w:rPr>
          <w:rFonts w:cstheme="minorHAnsi"/>
          <w:noProof/>
          <w:sz w:val="22"/>
          <w:szCs w:val="22"/>
          <w:lang w:val="en-GB"/>
        </w:rPr>
        <w:t>(Meeker et al., 2005; Taylor et al., 2003)</w:t>
      </w:r>
      <w:r w:rsidR="000722E7" w:rsidRPr="004E75DA">
        <w:rPr>
          <w:rFonts w:cstheme="minorHAnsi"/>
          <w:noProof/>
          <w:sz w:val="22"/>
          <w:szCs w:val="22"/>
          <w:lang w:val="en-GB"/>
        </w:rPr>
        <w:fldChar w:fldCharType="end"/>
      </w:r>
      <w:r w:rsidR="00AF074E" w:rsidRPr="004E75DA">
        <w:rPr>
          <w:rFonts w:cstheme="minorHAnsi"/>
          <w:noProof/>
          <w:sz w:val="22"/>
          <w:szCs w:val="22"/>
          <w:lang w:val="en-GB"/>
        </w:rPr>
        <w:t xml:space="preserve">. </w:t>
      </w:r>
      <w:r w:rsidR="00070049" w:rsidRPr="004E75DA">
        <w:rPr>
          <w:rFonts w:cstheme="minorHAnsi"/>
          <w:noProof/>
          <w:sz w:val="22"/>
          <w:szCs w:val="22"/>
          <w:lang w:val="en-GB"/>
        </w:rPr>
        <w:t>These ‘point-and-shoot</w:t>
      </w:r>
      <w:r w:rsidR="00FF1F98" w:rsidRPr="004E75DA">
        <w:rPr>
          <w:rFonts w:cstheme="minorHAnsi"/>
          <w:noProof/>
          <w:sz w:val="22"/>
          <w:szCs w:val="22"/>
          <w:lang w:val="en-GB"/>
        </w:rPr>
        <w:t>’</w:t>
      </w:r>
      <w:r w:rsidR="00070049" w:rsidRPr="004E75DA">
        <w:rPr>
          <w:rFonts w:cstheme="minorHAnsi"/>
          <w:noProof/>
          <w:sz w:val="22"/>
          <w:szCs w:val="22"/>
          <w:lang w:val="en-GB"/>
        </w:rPr>
        <w:t xml:space="preserve"> devices are aimed at the eye </w:t>
      </w:r>
      <w:r w:rsidR="0053200B" w:rsidRPr="004E75DA">
        <w:rPr>
          <w:rFonts w:cstheme="minorHAnsi"/>
          <w:noProof/>
          <w:sz w:val="22"/>
          <w:szCs w:val="22"/>
          <w:lang w:val="en-GB"/>
        </w:rPr>
        <w:t>to</w:t>
      </w:r>
      <w:r w:rsidR="00070049" w:rsidRPr="004E75DA">
        <w:rPr>
          <w:rFonts w:cstheme="minorHAnsi"/>
          <w:noProof/>
          <w:sz w:val="22"/>
          <w:szCs w:val="22"/>
          <w:lang w:val="en-GB"/>
        </w:rPr>
        <w:t xml:space="preserve"> deliver a light stimulus </w:t>
      </w:r>
      <w:r w:rsidR="0053200B" w:rsidRPr="004E75DA">
        <w:rPr>
          <w:rFonts w:cstheme="minorHAnsi"/>
          <w:noProof/>
          <w:sz w:val="22"/>
          <w:szCs w:val="22"/>
          <w:lang w:val="en-GB"/>
        </w:rPr>
        <w:t>and use infrared illuminatio</w:t>
      </w:r>
      <w:r w:rsidR="003769AE" w:rsidRPr="004E75DA">
        <w:rPr>
          <w:rFonts w:cstheme="minorHAnsi"/>
          <w:noProof/>
          <w:sz w:val="22"/>
          <w:szCs w:val="22"/>
          <w:lang w:val="en-GB"/>
        </w:rPr>
        <w:t>n</w:t>
      </w:r>
      <w:r w:rsidR="0053200B" w:rsidRPr="004E75DA">
        <w:rPr>
          <w:rFonts w:cstheme="minorHAnsi"/>
          <w:noProof/>
          <w:sz w:val="22"/>
          <w:szCs w:val="22"/>
          <w:lang w:val="en-GB"/>
        </w:rPr>
        <w:t xml:space="preserve">, video recording and internal algorithms to </w:t>
      </w:r>
      <w:r w:rsidR="003769AE" w:rsidRPr="004E75DA">
        <w:rPr>
          <w:rFonts w:cstheme="minorHAnsi"/>
          <w:noProof/>
          <w:sz w:val="22"/>
          <w:szCs w:val="22"/>
          <w:lang w:val="en-GB"/>
        </w:rPr>
        <w:t>provide an</w:t>
      </w:r>
      <w:r w:rsidR="0053200B" w:rsidRPr="004E75DA">
        <w:rPr>
          <w:rFonts w:cstheme="minorHAnsi"/>
          <w:noProof/>
          <w:sz w:val="22"/>
          <w:szCs w:val="22"/>
          <w:lang w:val="en-GB"/>
        </w:rPr>
        <w:t xml:space="preserve"> </w:t>
      </w:r>
      <w:r w:rsidR="003769AE" w:rsidRPr="004E75DA">
        <w:rPr>
          <w:rFonts w:cstheme="minorHAnsi"/>
          <w:noProof/>
          <w:sz w:val="22"/>
          <w:szCs w:val="22"/>
          <w:lang w:val="en-GB"/>
        </w:rPr>
        <w:t>instantaneous</w:t>
      </w:r>
      <w:r w:rsidR="0053200B" w:rsidRPr="004E75DA">
        <w:rPr>
          <w:rFonts w:cstheme="minorHAnsi"/>
          <w:noProof/>
          <w:sz w:val="22"/>
          <w:szCs w:val="22"/>
          <w:lang w:val="en-GB"/>
        </w:rPr>
        <w:t xml:space="preserve"> </w:t>
      </w:r>
      <w:r w:rsidR="003769AE" w:rsidRPr="004E75DA">
        <w:rPr>
          <w:rFonts w:cstheme="minorHAnsi"/>
          <w:noProof/>
          <w:sz w:val="22"/>
          <w:szCs w:val="22"/>
          <w:lang w:val="en-GB"/>
        </w:rPr>
        <w:t xml:space="preserve">readout </w:t>
      </w:r>
      <w:r w:rsidR="0053200B" w:rsidRPr="004E75DA">
        <w:rPr>
          <w:rFonts w:cstheme="minorHAnsi"/>
          <w:noProof/>
          <w:sz w:val="22"/>
          <w:szCs w:val="22"/>
          <w:lang w:val="en-GB"/>
        </w:rPr>
        <w:t>of the pupil response</w:t>
      </w:r>
      <w:r w:rsidR="004F729F" w:rsidRPr="004E75DA">
        <w:rPr>
          <w:rFonts w:cstheme="minorHAnsi"/>
          <w:noProof/>
          <w:sz w:val="22"/>
          <w:szCs w:val="22"/>
          <w:lang w:val="en-GB"/>
        </w:rPr>
        <w:t xml:space="preserve"> and its parameters</w:t>
      </w:r>
      <w:r w:rsidR="00070049" w:rsidRPr="004E75DA">
        <w:rPr>
          <w:rFonts w:cstheme="minorHAnsi"/>
          <w:noProof/>
          <w:sz w:val="22"/>
          <w:szCs w:val="22"/>
          <w:lang w:val="en-GB"/>
        </w:rPr>
        <w:t xml:space="preserve">. </w:t>
      </w:r>
      <w:r w:rsidR="00C05FBB" w:rsidRPr="004E75DA">
        <w:rPr>
          <w:rFonts w:cstheme="minorHAnsi"/>
          <w:noProof/>
          <w:sz w:val="22"/>
          <w:szCs w:val="22"/>
          <w:lang w:val="en-GB"/>
        </w:rPr>
        <w:t xml:space="preserve">The </w:t>
      </w:r>
      <w:r w:rsidR="00256D67" w:rsidRPr="004E75DA">
        <w:rPr>
          <w:rFonts w:cstheme="minorHAnsi"/>
          <w:noProof/>
          <w:sz w:val="22"/>
          <w:szCs w:val="22"/>
          <w:lang w:val="en-GB"/>
        </w:rPr>
        <w:t>downsides</w:t>
      </w:r>
      <w:r w:rsidR="00C05FBB" w:rsidRPr="004E75DA">
        <w:rPr>
          <w:rFonts w:cstheme="minorHAnsi"/>
          <w:noProof/>
          <w:sz w:val="22"/>
          <w:szCs w:val="22"/>
          <w:lang w:val="en-GB"/>
        </w:rPr>
        <w:t xml:space="preserve"> of</w:t>
      </w:r>
      <w:r w:rsidR="003769AE" w:rsidRPr="004E75DA">
        <w:rPr>
          <w:rFonts w:cstheme="minorHAnsi"/>
          <w:noProof/>
          <w:sz w:val="22"/>
          <w:szCs w:val="22"/>
          <w:lang w:val="en-GB"/>
        </w:rPr>
        <w:t xml:space="preserve"> a</w:t>
      </w:r>
      <w:r w:rsidR="00070049" w:rsidRPr="004E75DA">
        <w:rPr>
          <w:rFonts w:cstheme="minorHAnsi"/>
          <w:noProof/>
          <w:sz w:val="22"/>
          <w:szCs w:val="22"/>
          <w:lang w:val="en-GB"/>
        </w:rPr>
        <w:t>utomated pupillometers</w:t>
      </w:r>
      <w:r w:rsidR="00256D67" w:rsidRPr="004E75DA">
        <w:rPr>
          <w:rFonts w:cstheme="minorHAnsi"/>
          <w:noProof/>
          <w:sz w:val="22"/>
          <w:szCs w:val="22"/>
          <w:lang w:val="en-GB"/>
        </w:rPr>
        <w:t xml:space="preserve"> </w:t>
      </w:r>
      <w:r w:rsidR="00070049" w:rsidRPr="004E75DA">
        <w:rPr>
          <w:rFonts w:cstheme="minorHAnsi"/>
          <w:noProof/>
          <w:sz w:val="22"/>
          <w:szCs w:val="22"/>
          <w:lang w:val="en-GB"/>
        </w:rPr>
        <w:t xml:space="preserve">are </w:t>
      </w:r>
      <w:r w:rsidR="00C05FBB" w:rsidRPr="004E75DA">
        <w:rPr>
          <w:rFonts w:cstheme="minorHAnsi"/>
          <w:noProof/>
          <w:sz w:val="22"/>
          <w:szCs w:val="22"/>
          <w:lang w:val="en-GB"/>
        </w:rPr>
        <w:t xml:space="preserve">that they are </w:t>
      </w:r>
      <w:r w:rsidR="00070049" w:rsidRPr="004E75DA">
        <w:rPr>
          <w:rFonts w:cstheme="minorHAnsi"/>
          <w:noProof/>
          <w:sz w:val="22"/>
          <w:szCs w:val="22"/>
          <w:lang w:val="en-GB"/>
        </w:rPr>
        <w:t xml:space="preserve">expensive and inflexible, </w:t>
      </w:r>
      <w:r w:rsidR="003769AE" w:rsidRPr="004E75DA">
        <w:rPr>
          <w:rFonts w:cstheme="minorHAnsi"/>
          <w:noProof/>
          <w:sz w:val="22"/>
          <w:szCs w:val="22"/>
          <w:lang w:val="en-GB"/>
        </w:rPr>
        <w:t xml:space="preserve">usually </w:t>
      </w:r>
      <w:r w:rsidR="00070049" w:rsidRPr="004E75DA">
        <w:rPr>
          <w:rFonts w:cstheme="minorHAnsi"/>
          <w:noProof/>
          <w:sz w:val="22"/>
          <w:szCs w:val="22"/>
          <w:lang w:val="en-GB"/>
        </w:rPr>
        <w:t xml:space="preserve">offering minimal control over stimulus parameters </w:t>
      </w:r>
      <w:r w:rsidR="003769AE" w:rsidRPr="004E75DA">
        <w:rPr>
          <w:rFonts w:cstheme="minorHAnsi"/>
          <w:noProof/>
          <w:sz w:val="22"/>
          <w:szCs w:val="22"/>
          <w:lang w:val="en-GB"/>
        </w:rPr>
        <w:t xml:space="preserve">(e.g., duration, wavelength, intensity) </w:t>
      </w:r>
      <w:r w:rsidR="00070049" w:rsidRPr="004E75DA">
        <w:rPr>
          <w:rFonts w:cstheme="minorHAnsi"/>
          <w:noProof/>
          <w:sz w:val="22"/>
          <w:szCs w:val="22"/>
          <w:lang w:val="en-GB"/>
        </w:rPr>
        <w:t xml:space="preserve">and </w:t>
      </w:r>
      <w:r w:rsidR="00070049" w:rsidRPr="004E75DA">
        <w:rPr>
          <w:rFonts w:cstheme="minorHAnsi"/>
          <w:noProof/>
          <w:sz w:val="22"/>
          <w:szCs w:val="22"/>
          <w:lang w:val="en-GB"/>
        </w:rPr>
        <w:lastRenderedPageBreak/>
        <w:t>in some cases no access to the raw data</w:t>
      </w:r>
      <w:r w:rsidR="009D03E0" w:rsidRPr="004E75DA">
        <w:rPr>
          <w:rFonts w:cstheme="minorHAnsi"/>
          <w:noProof/>
          <w:sz w:val="22"/>
          <w:szCs w:val="22"/>
          <w:lang w:val="en-GB"/>
        </w:rPr>
        <w:t>—</w:t>
      </w:r>
      <w:r w:rsidR="00256D67" w:rsidRPr="004E75DA">
        <w:rPr>
          <w:rFonts w:cstheme="minorHAnsi"/>
          <w:noProof/>
          <w:sz w:val="22"/>
          <w:szCs w:val="22"/>
          <w:lang w:val="en-GB"/>
        </w:rPr>
        <w:t xml:space="preserve">limitations </w:t>
      </w:r>
      <w:r w:rsidR="009D03E0" w:rsidRPr="004E75DA">
        <w:rPr>
          <w:rFonts w:cstheme="minorHAnsi"/>
          <w:noProof/>
          <w:sz w:val="22"/>
          <w:szCs w:val="22"/>
          <w:lang w:val="en-GB"/>
        </w:rPr>
        <w:t xml:space="preserve">which </w:t>
      </w:r>
      <w:r w:rsidR="00256D67" w:rsidRPr="004E75DA">
        <w:rPr>
          <w:rFonts w:cstheme="minorHAnsi"/>
          <w:noProof/>
          <w:sz w:val="22"/>
          <w:szCs w:val="22"/>
          <w:lang w:val="en-GB"/>
        </w:rPr>
        <w:t>make them less suited for research</w:t>
      </w:r>
      <w:r w:rsidR="00C05FBB" w:rsidRPr="004E75DA">
        <w:rPr>
          <w:rFonts w:cstheme="minorHAnsi"/>
          <w:noProof/>
          <w:sz w:val="22"/>
          <w:szCs w:val="22"/>
          <w:lang w:val="en-GB"/>
        </w:rPr>
        <w:t>.</w:t>
      </w:r>
      <w:r w:rsidR="00256D67" w:rsidRPr="004E75DA">
        <w:rPr>
          <w:rFonts w:cstheme="minorHAnsi"/>
          <w:noProof/>
          <w:sz w:val="22"/>
          <w:szCs w:val="22"/>
          <w:lang w:val="en-GB"/>
        </w:rPr>
        <w:t xml:space="preserve"> </w:t>
      </w:r>
      <w:r w:rsidR="004F729F" w:rsidRPr="004E75DA">
        <w:rPr>
          <w:rFonts w:cstheme="minorHAnsi"/>
          <w:noProof/>
          <w:sz w:val="22"/>
          <w:szCs w:val="22"/>
          <w:lang w:val="en-GB"/>
        </w:rPr>
        <w:t>Converesely</w:t>
      </w:r>
      <w:r w:rsidR="00C05FBB" w:rsidRPr="004E75DA">
        <w:rPr>
          <w:rFonts w:cstheme="minorHAnsi"/>
          <w:noProof/>
          <w:sz w:val="22"/>
          <w:szCs w:val="22"/>
          <w:lang w:val="en-GB"/>
        </w:rPr>
        <w:t>, video-based eye trackers</w:t>
      </w:r>
      <w:r w:rsidR="0027502E" w:rsidRPr="004E75DA">
        <w:rPr>
          <w:rFonts w:cstheme="minorHAnsi"/>
          <w:noProof/>
          <w:sz w:val="22"/>
          <w:szCs w:val="22"/>
          <w:lang w:val="en-GB"/>
        </w:rPr>
        <w:t xml:space="preserve"> usually</w:t>
      </w:r>
      <w:r w:rsidR="00070049" w:rsidRPr="004E75DA">
        <w:rPr>
          <w:rFonts w:cstheme="minorHAnsi"/>
          <w:noProof/>
          <w:sz w:val="22"/>
          <w:szCs w:val="22"/>
          <w:lang w:val="en-GB"/>
        </w:rPr>
        <w:t xml:space="preserve"> </w:t>
      </w:r>
      <w:r w:rsidR="00256D67" w:rsidRPr="004E75DA">
        <w:rPr>
          <w:rFonts w:cstheme="minorHAnsi"/>
          <w:noProof/>
          <w:sz w:val="22"/>
          <w:szCs w:val="22"/>
          <w:lang w:val="en-GB"/>
        </w:rPr>
        <w:t xml:space="preserve">measure pupil </w:t>
      </w:r>
      <w:r w:rsidR="0027502E" w:rsidRPr="004E75DA">
        <w:rPr>
          <w:rFonts w:cstheme="minorHAnsi"/>
          <w:noProof/>
          <w:sz w:val="22"/>
          <w:szCs w:val="22"/>
          <w:lang w:val="en-GB"/>
        </w:rPr>
        <w:t xml:space="preserve">diameter </w:t>
      </w:r>
      <w:r w:rsidR="004F729F" w:rsidRPr="004E75DA">
        <w:rPr>
          <w:rFonts w:cstheme="minorHAnsi"/>
          <w:noProof/>
          <w:sz w:val="22"/>
          <w:szCs w:val="22"/>
          <w:lang w:val="en-GB"/>
        </w:rPr>
        <w:t>or</w:t>
      </w:r>
      <w:r w:rsidR="0027502E" w:rsidRPr="004E75DA">
        <w:rPr>
          <w:rFonts w:cstheme="minorHAnsi"/>
          <w:noProof/>
          <w:sz w:val="22"/>
          <w:szCs w:val="22"/>
          <w:lang w:val="en-GB"/>
        </w:rPr>
        <w:t xml:space="preserve"> area </w:t>
      </w:r>
      <w:r w:rsidR="00256D67" w:rsidRPr="004E75DA">
        <w:rPr>
          <w:rFonts w:cstheme="minorHAnsi"/>
          <w:noProof/>
          <w:sz w:val="22"/>
          <w:szCs w:val="22"/>
          <w:lang w:val="en-GB"/>
        </w:rPr>
        <w:t>as part of their gaze estimation pipeline and are often favoured in research for their versatility.</w:t>
      </w:r>
      <w:r w:rsidR="001541C5" w:rsidRPr="004E75DA">
        <w:rPr>
          <w:rFonts w:cstheme="minorHAnsi"/>
          <w:noProof/>
          <w:sz w:val="22"/>
          <w:szCs w:val="22"/>
          <w:lang w:val="en-GB"/>
        </w:rPr>
        <w:t xml:space="preserve"> But</w:t>
      </w:r>
      <w:r w:rsidR="00256D67" w:rsidRPr="004E75DA">
        <w:rPr>
          <w:rFonts w:cstheme="minorHAnsi"/>
          <w:noProof/>
          <w:sz w:val="22"/>
          <w:szCs w:val="22"/>
          <w:lang w:val="en-GB"/>
        </w:rPr>
        <w:t xml:space="preserve"> </w:t>
      </w:r>
      <w:r w:rsidR="004F729F" w:rsidRPr="004E75DA">
        <w:rPr>
          <w:rFonts w:cstheme="minorHAnsi"/>
          <w:noProof/>
          <w:sz w:val="22"/>
          <w:szCs w:val="22"/>
          <w:lang w:val="en-GB"/>
        </w:rPr>
        <w:t>video-based eye trackers</w:t>
      </w:r>
      <w:r w:rsidR="00737CF5" w:rsidRPr="004E75DA">
        <w:rPr>
          <w:rFonts w:cstheme="minorHAnsi"/>
          <w:noProof/>
          <w:sz w:val="22"/>
          <w:szCs w:val="22"/>
          <w:lang w:val="en-GB"/>
        </w:rPr>
        <w:t xml:space="preserve"> </w:t>
      </w:r>
      <w:r w:rsidRPr="004E75DA">
        <w:rPr>
          <w:rFonts w:cstheme="minorHAnsi"/>
          <w:noProof/>
          <w:sz w:val="22"/>
          <w:szCs w:val="22"/>
          <w:lang w:val="en-GB"/>
        </w:rPr>
        <w:t xml:space="preserve">and </w:t>
      </w:r>
      <w:r w:rsidR="00737CF5" w:rsidRPr="004E75DA">
        <w:rPr>
          <w:rFonts w:cstheme="minorHAnsi"/>
          <w:noProof/>
          <w:sz w:val="22"/>
          <w:szCs w:val="22"/>
          <w:lang w:val="en-GB"/>
        </w:rPr>
        <w:t>similar recording devices</w:t>
      </w:r>
      <w:r w:rsidR="004F729F" w:rsidRPr="004E75DA">
        <w:rPr>
          <w:rFonts w:cstheme="minorHAnsi"/>
          <w:noProof/>
          <w:sz w:val="22"/>
          <w:szCs w:val="22"/>
          <w:lang w:val="en-GB"/>
        </w:rPr>
        <w:t xml:space="preserve"> </w:t>
      </w:r>
      <w:r w:rsidR="00737CF5" w:rsidRPr="004E75DA">
        <w:rPr>
          <w:rFonts w:cstheme="minorHAnsi"/>
          <w:noProof/>
          <w:sz w:val="22"/>
          <w:szCs w:val="22"/>
          <w:lang w:val="en-GB"/>
        </w:rPr>
        <w:t>must be integrated with a system for administering light stimuli.</w:t>
      </w:r>
      <w:r w:rsidR="001541C5" w:rsidRPr="004E75DA">
        <w:rPr>
          <w:rFonts w:cstheme="minorHAnsi"/>
          <w:noProof/>
          <w:sz w:val="22"/>
          <w:szCs w:val="22"/>
          <w:lang w:val="en-GB"/>
        </w:rPr>
        <w:t xml:space="preserve"> This </w:t>
      </w:r>
      <w:r w:rsidR="000512CE" w:rsidRPr="004E75DA">
        <w:rPr>
          <w:rFonts w:cstheme="minorHAnsi"/>
          <w:noProof/>
          <w:sz w:val="22"/>
          <w:szCs w:val="22"/>
          <w:lang w:val="en-GB"/>
        </w:rPr>
        <w:t xml:space="preserve">task </w:t>
      </w:r>
      <w:r w:rsidR="001541C5" w:rsidRPr="004E75DA">
        <w:rPr>
          <w:rFonts w:cstheme="minorHAnsi"/>
          <w:noProof/>
          <w:sz w:val="22"/>
          <w:szCs w:val="22"/>
          <w:lang w:val="en-GB"/>
        </w:rPr>
        <w:t xml:space="preserve">may not be too difficult </w:t>
      </w:r>
      <w:r w:rsidR="001A1305" w:rsidRPr="004E75DA">
        <w:rPr>
          <w:rFonts w:cstheme="minorHAnsi"/>
          <w:noProof/>
          <w:sz w:val="22"/>
          <w:szCs w:val="22"/>
          <w:lang w:val="en-GB"/>
        </w:rPr>
        <w:t xml:space="preserve">for </w:t>
      </w:r>
      <w:r w:rsidRPr="004E75DA">
        <w:rPr>
          <w:rFonts w:cstheme="minorHAnsi"/>
          <w:noProof/>
          <w:sz w:val="22"/>
          <w:szCs w:val="22"/>
          <w:lang w:val="en-GB"/>
        </w:rPr>
        <w:t>basic</w:t>
      </w:r>
      <w:r w:rsidR="001A1305" w:rsidRPr="004E75DA">
        <w:rPr>
          <w:rFonts w:cstheme="minorHAnsi"/>
          <w:noProof/>
          <w:sz w:val="22"/>
          <w:szCs w:val="22"/>
          <w:lang w:val="en-GB"/>
        </w:rPr>
        <w:t xml:space="preserve"> experiments where a standard computer screen </w:t>
      </w:r>
      <w:r w:rsidR="004E5104" w:rsidRPr="004E75DA">
        <w:rPr>
          <w:rFonts w:cstheme="minorHAnsi"/>
          <w:noProof/>
          <w:sz w:val="22"/>
          <w:szCs w:val="22"/>
          <w:lang w:val="en-GB"/>
        </w:rPr>
        <w:t>will</w:t>
      </w:r>
      <w:r w:rsidR="001A1305" w:rsidRPr="004E75DA">
        <w:rPr>
          <w:rFonts w:cstheme="minorHAnsi"/>
          <w:noProof/>
          <w:sz w:val="22"/>
          <w:szCs w:val="22"/>
          <w:lang w:val="en-GB"/>
        </w:rPr>
        <w:t xml:space="preserve"> suffice</w:t>
      </w:r>
      <w:r w:rsidR="001541C5" w:rsidRPr="004E75DA">
        <w:rPr>
          <w:rFonts w:cstheme="minorHAnsi"/>
          <w:noProof/>
          <w:sz w:val="22"/>
          <w:szCs w:val="22"/>
          <w:lang w:val="en-GB"/>
        </w:rPr>
        <w:t xml:space="preserve">, but </w:t>
      </w:r>
      <w:r w:rsidR="001A1305" w:rsidRPr="004E75DA">
        <w:rPr>
          <w:rFonts w:cstheme="minorHAnsi"/>
          <w:noProof/>
          <w:sz w:val="22"/>
          <w:szCs w:val="22"/>
          <w:lang w:val="en-GB"/>
        </w:rPr>
        <w:t xml:space="preserve">when </w:t>
      </w:r>
      <w:r w:rsidR="00D50072" w:rsidRPr="004E75DA">
        <w:rPr>
          <w:rFonts w:cstheme="minorHAnsi"/>
          <w:noProof/>
          <w:sz w:val="22"/>
          <w:szCs w:val="22"/>
          <w:lang w:val="en-GB"/>
        </w:rPr>
        <w:t xml:space="preserve">the </w:t>
      </w:r>
      <w:r w:rsidR="001541C5" w:rsidRPr="004E75DA">
        <w:rPr>
          <w:rFonts w:cstheme="minorHAnsi"/>
          <w:noProof/>
          <w:sz w:val="22"/>
          <w:szCs w:val="22"/>
          <w:lang w:val="en-GB"/>
        </w:rPr>
        <w:t>research calls for advanced control</w:t>
      </w:r>
      <w:r w:rsidR="00737CF5" w:rsidRPr="004E75DA">
        <w:rPr>
          <w:rFonts w:cstheme="minorHAnsi"/>
          <w:noProof/>
          <w:sz w:val="22"/>
          <w:szCs w:val="22"/>
          <w:lang w:val="en-GB"/>
        </w:rPr>
        <w:t xml:space="preserve"> over the </w:t>
      </w:r>
      <w:r w:rsidR="001541C5" w:rsidRPr="004E75DA">
        <w:rPr>
          <w:rFonts w:cstheme="minorHAnsi"/>
          <w:noProof/>
          <w:sz w:val="22"/>
          <w:szCs w:val="22"/>
          <w:lang w:val="en-GB"/>
        </w:rPr>
        <w:t xml:space="preserve">spatial extent and </w:t>
      </w:r>
      <w:r w:rsidR="00737CF5" w:rsidRPr="004E75DA">
        <w:rPr>
          <w:rFonts w:cstheme="minorHAnsi"/>
          <w:noProof/>
          <w:sz w:val="22"/>
          <w:szCs w:val="22"/>
          <w:lang w:val="en-GB"/>
        </w:rPr>
        <w:t>spectral properties of</w:t>
      </w:r>
      <w:r w:rsidR="001541C5" w:rsidRPr="004E75DA">
        <w:rPr>
          <w:rFonts w:cstheme="minorHAnsi"/>
          <w:noProof/>
          <w:sz w:val="22"/>
          <w:szCs w:val="22"/>
          <w:lang w:val="en-GB"/>
        </w:rPr>
        <w:t xml:space="preserve"> a</w:t>
      </w:r>
      <w:r w:rsidR="00737CF5" w:rsidRPr="004E75DA">
        <w:rPr>
          <w:rFonts w:cstheme="minorHAnsi"/>
          <w:noProof/>
          <w:sz w:val="22"/>
          <w:szCs w:val="22"/>
          <w:lang w:val="en-GB"/>
        </w:rPr>
        <w:t xml:space="preserve"> light</w:t>
      </w:r>
      <w:r w:rsidR="001541C5" w:rsidRPr="004E75DA">
        <w:rPr>
          <w:rFonts w:cstheme="minorHAnsi"/>
          <w:noProof/>
          <w:sz w:val="22"/>
          <w:szCs w:val="22"/>
          <w:lang w:val="en-GB"/>
        </w:rPr>
        <w:t xml:space="preserve"> stimulus</w:t>
      </w:r>
      <w:r w:rsidR="00737CF5" w:rsidRPr="004E75DA">
        <w:rPr>
          <w:rFonts w:cstheme="minorHAnsi"/>
          <w:noProof/>
          <w:sz w:val="22"/>
          <w:szCs w:val="22"/>
          <w:lang w:val="en-GB"/>
        </w:rPr>
        <w:t>, a</w:t>
      </w:r>
      <w:r w:rsidR="001541C5" w:rsidRPr="004E75DA">
        <w:rPr>
          <w:rFonts w:cstheme="minorHAnsi"/>
          <w:noProof/>
          <w:sz w:val="22"/>
          <w:szCs w:val="22"/>
          <w:lang w:val="en-GB"/>
        </w:rPr>
        <w:t xml:space="preserve"> bespoke steup is</w:t>
      </w:r>
      <w:r w:rsidR="001A1305" w:rsidRPr="004E75DA">
        <w:rPr>
          <w:rFonts w:cstheme="minorHAnsi"/>
          <w:noProof/>
          <w:sz w:val="22"/>
          <w:szCs w:val="22"/>
          <w:lang w:val="en-GB"/>
        </w:rPr>
        <w:t xml:space="preserve"> needed</w:t>
      </w:r>
      <w:r w:rsidR="00737CF5" w:rsidRPr="004E75DA">
        <w:rPr>
          <w:rFonts w:cstheme="minorHAnsi"/>
          <w:noProof/>
          <w:sz w:val="22"/>
          <w:szCs w:val="22"/>
          <w:lang w:val="en-GB"/>
        </w:rPr>
        <w:t xml:space="preserve">. </w:t>
      </w:r>
      <w:r w:rsidR="001A1305" w:rsidRPr="004E75DA">
        <w:rPr>
          <w:rFonts w:cstheme="minorHAnsi"/>
          <w:noProof/>
          <w:sz w:val="22"/>
          <w:szCs w:val="22"/>
          <w:lang w:val="en-GB"/>
        </w:rPr>
        <w:t>One</w:t>
      </w:r>
      <w:r w:rsidR="001541C5" w:rsidRPr="004E75DA">
        <w:rPr>
          <w:rFonts w:cstheme="minorHAnsi"/>
          <w:noProof/>
          <w:sz w:val="22"/>
          <w:szCs w:val="22"/>
          <w:lang w:val="en-GB"/>
        </w:rPr>
        <w:t xml:space="preserve"> </w:t>
      </w:r>
      <w:r w:rsidR="001A1305" w:rsidRPr="004E75DA">
        <w:rPr>
          <w:rFonts w:cstheme="minorHAnsi"/>
          <w:noProof/>
          <w:sz w:val="22"/>
          <w:szCs w:val="22"/>
          <w:lang w:val="en-GB"/>
        </w:rPr>
        <w:t>solution</w:t>
      </w:r>
      <w:r w:rsidR="001541C5" w:rsidRPr="004E75DA">
        <w:rPr>
          <w:rFonts w:cstheme="minorHAnsi"/>
          <w:noProof/>
          <w:sz w:val="22"/>
          <w:szCs w:val="22"/>
          <w:lang w:val="en-GB"/>
        </w:rPr>
        <w:t xml:space="preserve"> is </w:t>
      </w:r>
      <w:r w:rsidR="00D50072" w:rsidRPr="004E75DA">
        <w:rPr>
          <w:rFonts w:cstheme="minorHAnsi"/>
          <w:noProof/>
          <w:sz w:val="22"/>
          <w:szCs w:val="22"/>
          <w:lang w:val="en-GB"/>
        </w:rPr>
        <w:t>to use a</w:t>
      </w:r>
      <w:r w:rsidR="00737CF5" w:rsidRPr="004E75DA">
        <w:rPr>
          <w:rFonts w:cstheme="minorHAnsi"/>
          <w:noProof/>
          <w:sz w:val="22"/>
          <w:szCs w:val="22"/>
          <w:lang w:val="en-GB"/>
        </w:rPr>
        <w:t xml:space="preserve"> Maxwellian view</w:t>
      </w:r>
      <w:r w:rsidR="00D50072" w:rsidRPr="004E75DA">
        <w:rPr>
          <w:rFonts w:cstheme="minorHAnsi"/>
          <w:noProof/>
          <w:sz w:val="22"/>
          <w:szCs w:val="22"/>
          <w:lang w:val="en-GB"/>
        </w:rPr>
        <w:t xml:space="preserve"> pupillometry </w:t>
      </w:r>
      <w:r w:rsidRPr="004E75DA">
        <w:rPr>
          <w:rFonts w:cstheme="minorHAnsi"/>
          <w:noProof/>
          <w:sz w:val="22"/>
          <w:szCs w:val="22"/>
          <w:lang w:val="en-GB"/>
        </w:rPr>
        <w:t>system</w:t>
      </w:r>
      <w:r w:rsidR="00D50072" w:rsidRPr="004E75DA">
        <w:rPr>
          <w:rFonts w:cstheme="minorHAnsi"/>
          <w:noProof/>
          <w:sz w:val="22"/>
          <w:szCs w:val="22"/>
          <w:lang w:val="en-GB"/>
        </w:rPr>
        <w:t xml:space="preserve"> </w:t>
      </w:r>
      <w:r w:rsidR="00D50072" w:rsidRPr="004E75DA">
        <w:rPr>
          <w:rFonts w:cstheme="minorHAnsi"/>
          <w:noProof/>
          <w:sz w:val="22"/>
          <w:szCs w:val="22"/>
        </w:rPr>
        <w:fldChar w:fldCharType="begin" w:fldLock="1"/>
      </w:r>
      <w:r w:rsidR="00D50072" w:rsidRPr="004E75DA">
        <w:rPr>
          <w:rFonts w:cstheme="minorHAnsi"/>
          <w:noProof/>
          <w:sz w:val="22"/>
          <w:szCs w:val="22"/>
        </w:rPr>
        <w:instrText>ADDIN CSL_CITATION {"citationItems":[{"id":"ITEM-1","itemData":{"DOI":"10.1167/15.1.27","ISSN":"15347362","abstract":"Intrinsically photosensitive retinal ganglion cells (ipRGCs) can respond to light directly through self-contained photopigment, melanopsin. IpRGCs also receive synaptic inputs from rods and cones. Thus, studying ipRGC functions requires a novel photostimulating method that can account for all of the photoreceptor inputs. Here, we introduced an inexpensive LED-based five-primary photostimulator that can control the excitations of rods, S-, M-, L-cones, and melanopsin-containing ipRGCs in humans at constant background photoreceptor excitation levels, a critical requirement for studying the adaptation behavior of ipRGCs with rod, cone, or melanopsin input. We described the theory and technical aspects (including optics, electronics, software, and calibration) of the five-primary photostimulator. Then we presented two preliminary studies using the photostimulator we have implemented to measure melanopsin-mediated pupil responses and temporal contrast sensitivity function (TCSF). The results showed that the S-cone input to pupil responses was antagonistic to the L-, M- or melanopsin inputs, consistent with an SOFF and (L + M)-ON response property of primate ipRGCs (Dacey et al., 2005). In addition, the melanopsinmediated TCSF had a distinctive pattern compared with L + M or S-cone mediated TCSF. Other than controlling individual photoreceptor excitation independently, the five-primary photostimulator has the flexibility in presenting stimuli modulating any combination of photoreceptor excitations, which allows researchers to study the mechanisms by which ipRGCs combine various photoreceptor inputs.","author":[{"dropping-particle":"","family":"Cao","given":"Dingcai","non-dropping-particle":"","parse-names":false,"suffix":""},{"dropping-particle":"","family":"Nicandro","given":"Nathaniel","non-dropping-particle":"","parse-names":false,"suffix":""},{"dropping-particle":"","family":"Barrionuevo","given":"Pablo A.","non-dropping-particle":"","parse-names":false,"suffix":""}],"container-title":"Journal of Vision","id":"ITEM-1","issue":"1","issued":{"date-parts":[["2015"]]},"page":"1-13","title":"A five-primary photostimulator suitable for studying intrinsically photosensitive retinal ganglion cell functions in humans","type":"article-journal","volume":"15"},"uris":["http://www.mendeley.com/documents/?uuid=cd352734-780b-42f8-8b48-48b333bb7751"]},{"id":"ITEM-2","itemData":{"DOI":"10.1167/iovs.14-16233","ISSN":"15525783","abstract":"Purpose. The post-illumination pupil response (PIPR) has been quantified using four metrics, but the spectral sensitivity of only one is known; here we determine the other three. To optimize the human PIPR measurement, we determine the protocol producing the largest PIPR, the duration of the PIPR, and the metric(s) with the lowest coefficient of variation. Methods. The consensual pupil light reflex (PLR) was measured with a Maxwellian view pupillometer. Experiment 1: Spectral sensitivity of four PIPR metrics (plateau, 6 seconds, area under curve early and late recovery) was determined from a criterion PIPR to a 1-second pulse and fitted with vitamin A&lt;inf&gt;1&lt;/inf&gt; nomogram (λ&lt;inf&gt;max&lt;/inf&gt; = 482 nm). Experiment 2: The PLR was measured as a function of three stimulus durations (1 second, 10 seconds, 30 seconds), five irradiances spanning low to high melanopsin excitation levels (retinal irradiance: 9.8–14.8 log quanta.cm&lt;sup&gt;−2&lt;/sup&gt;.s&lt;sup&gt;−1&lt;/sup&gt;), and two wavelengths, one with high (465 nm) and one with low (637 nm) melanopsin excitation. Intra- and interindividual coefficients of variation (CV) were calculated. Results. The melanopsin (opn4) photopigment nomogram adequately describes the spectral sensitivity of all four PIPR metrics. The PIPR amplitude was largest with 1-second short-wavelength pulses (</w:instrText>
      </w:r>
      <w:r w:rsidR="00D50072" w:rsidRPr="004E75DA">
        <w:rPr>
          <w:rFonts w:cstheme="minorHAnsi" w:hint="eastAsia"/>
          <w:noProof/>
          <w:sz w:val="22"/>
          <w:szCs w:val="22"/>
        </w:rPr>
        <w:instrText>≥</w:instrText>
      </w:r>
      <w:r w:rsidR="00D50072" w:rsidRPr="004E75DA">
        <w:rPr>
          <w:rFonts w:cstheme="minorHAnsi"/>
          <w:noProof/>
          <w:sz w:val="22"/>
          <w:szCs w:val="22"/>
        </w:rPr>
        <w:instrText>12.8 log quanta.cm&lt;sup&gt;−2&lt;/sup&gt;.s&lt;sup&gt;−1&lt;/sup&gt;). The plateau and 6-second PIPR showed the least intra- and interindividual CV (</w:instrText>
      </w:r>
      <w:r w:rsidR="00D50072" w:rsidRPr="004E75DA">
        <w:rPr>
          <w:rFonts w:cstheme="minorHAnsi" w:hint="eastAsia"/>
          <w:noProof/>
          <w:sz w:val="22"/>
          <w:szCs w:val="22"/>
        </w:rPr>
        <w:instrText>≤</w:instrText>
      </w:r>
      <w:r w:rsidR="00D50072" w:rsidRPr="004E75DA">
        <w:rPr>
          <w:rFonts w:cstheme="minorHAnsi"/>
          <w:noProof/>
          <w:sz w:val="22"/>
          <w:szCs w:val="22"/>
        </w:rPr>
        <w:instrText>0.2). The maximum duration of the sustained PIPR was 83.0 ± 48.0 seconds (mean ± SD) for 1-second pulses and 180.1 ± 106.2 seconds for 30-second pulses (465 nm; 14.8 log quanta.cm&lt;sup&gt;−2&lt;/sup&gt;.s&lt;sup&gt;−1&lt;/sup&gt;). Conclusions. All current PIPR metrics provide a direct measure of the intrinsic melanopsi</w:instrText>
      </w:r>
      <w:r w:rsidR="00D50072" w:rsidRPr="004E75DA">
        <w:rPr>
          <w:rFonts w:cstheme="minorHAnsi" w:hint="eastAsia"/>
          <w:noProof/>
          <w:sz w:val="22"/>
          <w:szCs w:val="22"/>
        </w:rPr>
        <w:instrText xml:space="preserve">n photoresponse. To measure progressive changes in melanopsin function in disease, we recommend that the PIPR be measured using short-duration pulses (e.g., </w:instrText>
      </w:r>
      <w:r w:rsidR="00D50072" w:rsidRPr="004E75DA">
        <w:rPr>
          <w:rFonts w:cstheme="minorHAnsi" w:hint="eastAsia"/>
          <w:noProof/>
          <w:sz w:val="22"/>
          <w:szCs w:val="22"/>
        </w:rPr>
        <w:instrText>≤</w:instrText>
      </w:r>
      <w:r w:rsidR="00D50072" w:rsidRPr="004E75DA">
        <w:rPr>
          <w:rFonts w:cstheme="minorHAnsi" w:hint="eastAsia"/>
          <w:noProof/>
          <w:sz w:val="22"/>
          <w:szCs w:val="22"/>
        </w:rPr>
        <w:instrText xml:space="preserve">1 second) with high melanopsin excitation and analyzed with plateau and/or 6-second metrics. Our </w:instrText>
      </w:r>
      <w:r w:rsidR="00D50072" w:rsidRPr="004E75DA">
        <w:rPr>
          <w:rFonts w:cstheme="minorHAnsi"/>
          <w:noProof/>
          <w:sz w:val="22"/>
          <w:szCs w:val="22"/>
        </w:rPr>
        <w:instrText>PIPR duration data provide a baseline for the selection of interstimulus intervals between consecutive pupil testing sequences.","author":[{"dropping-particle":"","family":"Adhikari","given":"Prakash","non-dropping-particle":"","parse-names":false,"suffix":""},{"dropping-particle":"","family":"Zele","given":"Andrew J.","non-dropping-particle":"","parse-names":false,"suffix":""},{"dropping-particle":"","family":"Feigl","given":"Beatrix","non-dropping-particle":"","parse-names":false,"suffix":""}],"container-title":"Investigative Ophthalmology and Visual Science","id":"ITEM-2","issue":"6","issued":{"date-parts":[["2015"]]},"page":"3838-3849","title":"The post-illumination pupil response (PIPR)","type":"article-journal","volume":"56"},"uris":["http://www.mendeley.com/documents/?uuid=67e70802-f1c4-40ea-a2e2-02008d1800ae"]}],"mendeley":{"formattedCitation":"(Adhikari et al., 2015; Cao et al., 2015)","manualFormatting":"(e.g., Adhikari et al., 2015; Cao et al., 2015)"},"properties":{"noteIndex":0},"schema":"https://github.com/citation-style-language/schema/raw/master/csl-citation.json"}</w:instrText>
      </w:r>
      <w:r w:rsidR="00D50072" w:rsidRPr="004E75DA">
        <w:rPr>
          <w:rFonts w:cstheme="minorHAnsi"/>
          <w:noProof/>
          <w:sz w:val="22"/>
          <w:szCs w:val="22"/>
        </w:rPr>
        <w:fldChar w:fldCharType="separate"/>
      </w:r>
      <w:r w:rsidR="00D50072" w:rsidRPr="004E75DA">
        <w:rPr>
          <w:rFonts w:cstheme="minorHAnsi"/>
          <w:noProof/>
          <w:sz w:val="22"/>
          <w:szCs w:val="22"/>
        </w:rPr>
        <w:t>(e.g., Adhikari et al., 2015; Cao et al., 2015)</w:t>
      </w:r>
      <w:r w:rsidR="00D50072" w:rsidRPr="004E75DA">
        <w:rPr>
          <w:rFonts w:cstheme="minorHAnsi"/>
          <w:noProof/>
          <w:sz w:val="22"/>
          <w:szCs w:val="22"/>
        </w:rPr>
        <w:fldChar w:fldCharType="end"/>
      </w:r>
      <w:r w:rsidR="001541C5" w:rsidRPr="004E75DA">
        <w:rPr>
          <w:rFonts w:cstheme="minorHAnsi"/>
          <w:noProof/>
          <w:sz w:val="22"/>
          <w:szCs w:val="22"/>
          <w:lang w:val="en-GB"/>
        </w:rPr>
        <w:t xml:space="preserve">, where </w:t>
      </w:r>
      <w:r w:rsidR="001A1305" w:rsidRPr="004E75DA">
        <w:rPr>
          <w:rFonts w:cstheme="minorHAnsi"/>
          <w:noProof/>
          <w:sz w:val="22"/>
          <w:szCs w:val="22"/>
        </w:rPr>
        <w:t>a light</w:t>
      </w:r>
      <w:r w:rsidR="001541C5" w:rsidRPr="004E75DA">
        <w:rPr>
          <w:rFonts w:cstheme="minorHAnsi"/>
          <w:noProof/>
          <w:sz w:val="22"/>
          <w:szCs w:val="22"/>
        </w:rPr>
        <w:t xml:space="preserve"> stimulus is focused onto an aperture placed in front of the eye</w:t>
      </w:r>
      <w:r w:rsidR="001A1305" w:rsidRPr="004E75DA">
        <w:rPr>
          <w:rFonts w:cstheme="minorHAnsi"/>
          <w:noProof/>
          <w:sz w:val="22"/>
          <w:szCs w:val="22"/>
        </w:rPr>
        <w:t>,</w:t>
      </w:r>
      <w:r w:rsidR="001541C5" w:rsidRPr="004E75DA">
        <w:rPr>
          <w:rFonts w:cstheme="minorHAnsi"/>
          <w:noProof/>
          <w:sz w:val="22"/>
          <w:szCs w:val="22"/>
        </w:rPr>
        <w:t xml:space="preserve"> or i</w:t>
      </w:r>
      <w:r w:rsidR="001A1305" w:rsidRPr="004E75DA">
        <w:rPr>
          <w:rFonts w:cstheme="minorHAnsi"/>
          <w:noProof/>
          <w:sz w:val="22"/>
          <w:szCs w:val="22"/>
        </w:rPr>
        <w:t>n</w:t>
      </w:r>
      <w:r w:rsidR="001541C5" w:rsidRPr="004E75DA">
        <w:rPr>
          <w:rFonts w:cstheme="minorHAnsi"/>
          <w:noProof/>
          <w:sz w:val="22"/>
          <w:szCs w:val="22"/>
        </w:rPr>
        <w:t xml:space="preserve"> the </w:t>
      </w:r>
      <w:r w:rsidR="000512CE" w:rsidRPr="004E75DA">
        <w:rPr>
          <w:rFonts w:cstheme="minorHAnsi"/>
          <w:noProof/>
          <w:sz w:val="22"/>
          <w:szCs w:val="22"/>
        </w:rPr>
        <w:t xml:space="preserve">entrance </w:t>
      </w:r>
      <w:r w:rsidR="001541C5" w:rsidRPr="004E75DA">
        <w:rPr>
          <w:rFonts w:cstheme="minorHAnsi"/>
          <w:noProof/>
          <w:sz w:val="22"/>
          <w:szCs w:val="22"/>
        </w:rPr>
        <w:t xml:space="preserve">plane of a pharmacologically dilated pupil, and the consensual pupil response is measured from the other eye. </w:t>
      </w:r>
      <w:r w:rsidR="00737CF5" w:rsidRPr="004E75DA">
        <w:rPr>
          <w:rFonts w:cstheme="minorHAnsi"/>
          <w:noProof/>
          <w:sz w:val="22"/>
          <w:szCs w:val="22"/>
          <w:lang w:val="en-GB"/>
        </w:rPr>
        <w:t xml:space="preserve">An alternative </w:t>
      </w:r>
      <w:r w:rsidR="001541C5" w:rsidRPr="004E75DA">
        <w:rPr>
          <w:rFonts w:cstheme="minorHAnsi"/>
          <w:noProof/>
          <w:sz w:val="22"/>
          <w:szCs w:val="22"/>
          <w:lang w:val="en-GB"/>
        </w:rPr>
        <w:t>which does not require complex optical engineering</w:t>
      </w:r>
      <w:r w:rsidR="004E5104" w:rsidRPr="004E75DA">
        <w:rPr>
          <w:rFonts w:cstheme="minorHAnsi"/>
          <w:noProof/>
          <w:sz w:val="22"/>
          <w:szCs w:val="22"/>
          <w:lang w:val="en-GB"/>
        </w:rPr>
        <w:t xml:space="preserve">, </w:t>
      </w:r>
      <w:r w:rsidR="001A1305" w:rsidRPr="004E75DA">
        <w:rPr>
          <w:rFonts w:cstheme="minorHAnsi"/>
          <w:noProof/>
          <w:sz w:val="22"/>
          <w:szCs w:val="22"/>
          <w:lang w:val="en-GB"/>
        </w:rPr>
        <w:t>pharmacological dilation of the pupil</w:t>
      </w:r>
      <w:r w:rsidR="004E5104" w:rsidRPr="004E75DA">
        <w:rPr>
          <w:rFonts w:cstheme="minorHAnsi"/>
          <w:noProof/>
          <w:sz w:val="22"/>
          <w:szCs w:val="22"/>
          <w:lang w:val="en-GB"/>
        </w:rPr>
        <w:t xml:space="preserve">, </w:t>
      </w:r>
      <w:r w:rsidR="004E617D" w:rsidRPr="004E75DA">
        <w:rPr>
          <w:rFonts w:cstheme="minorHAnsi"/>
          <w:noProof/>
          <w:sz w:val="22"/>
          <w:szCs w:val="22"/>
          <w:lang w:val="en-GB"/>
        </w:rPr>
        <w:t xml:space="preserve">or strict fxation control, </w:t>
      </w:r>
      <w:r w:rsidR="001541C5" w:rsidRPr="004E75DA">
        <w:rPr>
          <w:rFonts w:cstheme="minorHAnsi"/>
          <w:noProof/>
          <w:sz w:val="22"/>
          <w:szCs w:val="22"/>
          <w:lang w:val="en-GB"/>
        </w:rPr>
        <w:t>is to use a full-field, or ‘Ganzfeld’, illumination system</w:t>
      </w:r>
      <w:r w:rsidR="00C533EA" w:rsidRPr="004E75DA">
        <w:rPr>
          <w:rFonts w:cstheme="minorHAnsi"/>
          <w:noProof/>
          <w:sz w:val="22"/>
          <w:szCs w:val="22"/>
          <w:lang w:val="en-GB"/>
        </w:rPr>
        <w:t xml:space="preserve"> </w:t>
      </w:r>
      <w:r w:rsidR="00C533EA" w:rsidRPr="004E75DA">
        <w:rPr>
          <w:rFonts w:cstheme="minorHAnsi"/>
          <w:noProof/>
          <w:sz w:val="22"/>
          <w:szCs w:val="22"/>
          <w:lang w:val="en-GB"/>
        </w:rPr>
        <w:fldChar w:fldCharType="begin" w:fldLock="1"/>
      </w:r>
      <w:r w:rsidR="000512CE" w:rsidRPr="004E75DA">
        <w:rPr>
          <w:rFonts w:cstheme="minorHAnsi"/>
          <w:noProof/>
          <w:sz w:val="22"/>
          <w:szCs w:val="22"/>
          <w:lang w:val="en-GB"/>
        </w:rPr>
        <w:instrText>ADDIN CSL_CITATION {"citationItems":[{"id":"ITEM-1","itemData":{"DOI":"10.1016/j.ophtha.2009.02.007","ISSN":"01616420","abstract":"Objective: To weight the rod-, cone-, and melanopsin-mediated activation of the retinal ganglion cells, which drive the pupil light reflex by varying the light stimulus wavelength, intensity, and duration. Design: Experimental study. Participants: Forty-three subjects with normal eyes and 3 patients with neuroretinal visual loss. Methods: A novel stimulus paradigm was developed using either a long wavelength (red) or short wavelength (blue) light given as a continuous Ganzfeld stimulus with stepwise increases over a 2 log-unit range. The pupillary movement before, during, and after the light stimulus was recorded in real time with an infrared illuminated video camera. Main Outcome Measures: The percent pupil contraction of the transient and sustained pupil response to a low- (1 cd/m2), medium- (10 cd/m2), and high-intensity (100 cd/m2) red- and blue-light stimulus was calculated for 1 eye of each subject. From the 43 normal eyes, median and 25th, 75th, 5th, and 95th percentile values were obtained for each stimulus condition. Results: In normal eyes at lower intensities, blue light evoked much greater pupil responses compared with red light when matched for photopic luminance. The transient pupil contraction was generally greater than the sustained contraction, and this disparity was greatest at the lowest light intensity and least apparent with bright (100 cd/m2) blue light. A patient with primarily rod dysfunction (nonrecordable scotopic electroretinogram) showed significantly reduced pupil responses to blue light at lower intensities. A patient with achromatopsia and an almost normal visual field showed selective reduction of the pupil response to red-light stimulation. A patient with ganglion cell dysfunction owing to anterior ischemic optic neuropathy demonstrated global loss of pupil responses to red and blue light in the affected eye. Conclusions: Pupil responses that differ as a function of light intensity and wavelength support the hypothesis that selected stimulus conditions can produce pupil responses that reflect phototransduction primarily mediated by rods, cones, or melanopsin. Use of chromatic pupil responses may be a novel way to diagnose and monitor diseases affecting either the outer or inner retina. Financial Disclosure(s): The authors have no proprietary or commercial interest in any of the materials discussed in this article. © 2009 American Academy of Ophthalmology.","author":[{"dropping-particle":"","family":"Kardon","given":"Randy H.","non-dropping-particle":"","parse-names":false,"suffix":""},{"dropping-particle":"","family":"Anderson","given":"Susan C.","non-dropping-particle":"","parse-names":false,"suffix":""},{"dropping-particle":"","family":"Damarjian","given":"Tina G.","non-dropping-particle":"","parse-names":false,"suffix":""},{"dropping-particle":"","family":"Grace","given":"Elizabeth M.","non-dropping-particle":"","parse-names":false,"suffix":""},{"dropping-particle":"","family":"Stone","given":"Edwin","non-dropping-particle":"","parse-names":false,"suffix":""},{"dropping-particle":"","family":"Kawasaki","given":"Aki","non-dropping-particle":"","parse-names":false,"suffix":""}],"container-title":"Ophthalmology","id":"ITEM-1","issue":"8","issued":{"date-parts":[["2009"]]},"page":"1564-1573","title":"Chromatic Pupil Responses. Preferential Activation of the Melanopsin-mediated versus Outer Photoreceptor-mediated Pupil Light Reflex","type":"article-journal","volume":"116"},"uris":["http://www.mendeley.com/documents/?uuid=27ede5d7-6c6d-4240-808a-631972267777"]},{"id":"ITEM-2","itemData":{"DOI":"10.3389/fneur.2018.01019","ISSN":"16642295","abstract":"The pupillary light reflex (PLR) is a neurological reflex driven by rods, cones, and melanopsin-containing retinal ganglion cells. Our aim was to achieve a more precise picture of the effects of 5-min duration monochromatic light stimuli, alone or in combination, on the human PLR, to determine its spectral sensitivity and to assess the importance of photon flux. Using pupillometry, the PLR was assessed in 13 participants (6 women) aged 27.2 ± 5.41 years (mean ± SD) during 5-min light stimuli of purple (437 nm), blue (479 nm), red (627 nm), and combinations of red+purple or red+blue light. In addition, nine 5-min, photon-matched light stimuli, ranging in 10 nm increments peaking between 420 and 500 nm were tested in 15 participants (8 women) aged 25.7 ± 8.90 years. Maximum pupil constriction, time to achieve this, constriction velocity, area under the curve (AUC) at short (0-60 s), and longer duration (240-300 s) light exposures, and 6-s post-illumination pupillary response (6-s PIPR) were assessed. Photoreceptor activation was estimated by mathematical modeling. The velocity of constriction was significantly faster with blue monochromatic light than with red or purple light. Within the blue light spectrum (between 420 and 500 nm), the velocity of constriction was significantly faster with the 480 nm light stimulus, while the slowest pupil constriction was observed with 430 nm light. Maximum pupil constriction was achieved with 470 nm light, and the greatest AUC0-60 and AUC240-300 was observed with 490 and 460 nm light, respectively. The 6-s PIPR was maximum after 490 nm light stimulus. Both the transient (AUC0-60) and sustained (AUC240-300) response was significantly correlated with melanopic activation. Higher photon fluxes for both purple and blue light produced greater amplitude sustained pupillary constriction. The findings confirm human PLR dependence on wavelength, monochromatic or bichromatic light and photon flux under 5-min duration light stimuli. Since the most rapid and high amplitude PLR occurred within the 460-490 nm light range (alone or combined), our results suggest that color discrimination should be studied under total or partial substitution of this blue light range (460-490 nm) by shorter wavelengths (~440 nm). Thus for nocturnal lighting, replacement of blue light with purple light might be a plausible solution to preserve color discrimination while minimizing melanopic activation.","author":[{"dropping-particle":"","family":"Bonmati-Carrion","given":"Maria A.","non-dropping-particle":"","parse-names":false,"suffix":""},{"dropping-particle":"","family":"Hild","given":"Konstanze","non-dropping-particle":"","parse-names":false,"suffix":""},{"dropping-particle":"","family":"Isherwood","given":"Cheryl M.","non-dropping-particle":"","parse-names":false,"suffix":""},{"dropping-particle":"","family":"Sweeney","given":"Stephen J.","non-dropping-particle":"","parse-names":false,"suffix":""},{"dropping-particle":"","family":"Revell","given":"Victoria L.","non-dropping-particle":"","parse-names":false,"suffix":""},{"dropping-particle":"","family":"Madrid","given":"Juan A.","non-dropping-particle":"","parse-names":false,"suffix":""},{"dropping-particle":"","family":"Rol","given":"Maria A.","non-dropping-particle":"","parse-names":false,"suffix":""},{"dropping-particle":"","family":"Skene","given":"Debra J.","non-dropping-particle":"","parse-names":false,"suffix":""}],"container-title":"Frontiers in Neurology","id":"ITEM-2","issue":"NOV","issued":{"date-parts":[["2018"]]},"page":"1-15","title":"Effect of single and combined monochromatic light on the human pupillary light response","type":"article-journal","volume":"9"},"uris":["http://www.mendeley.com/documents/?uuid=ff29cce2-da7f-4237-92f3-61c4bb5b5f8d"]}],"mendeley":{"formattedCitation":"(Bonmati-Carrion et al., 2018; Kardon et al., 2009)","manualFormatting":"(e.g., Bonmati-Carrion et al., 2018; Kardon et al., 2009)","plainTextFormattedCitation":"(Bonmati-Carrion et al., 2018; Kardon et al., 2009)","previouslyFormattedCitation":"(Bonmati-Carrion et al., 2018; Kardon et al., 2009)"},"properties":{"noteIndex":0},"schema":"https://github.com/citation-style-language/schema/raw/master/csl-citation.json"}</w:instrText>
      </w:r>
      <w:r w:rsidR="00C533EA" w:rsidRPr="004E75DA">
        <w:rPr>
          <w:rFonts w:cstheme="minorHAnsi"/>
          <w:noProof/>
          <w:sz w:val="22"/>
          <w:szCs w:val="22"/>
          <w:lang w:val="en-GB"/>
        </w:rPr>
        <w:fldChar w:fldCharType="separate"/>
      </w:r>
      <w:r w:rsidR="00D50072" w:rsidRPr="004E75DA">
        <w:rPr>
          <w:rFonts w:cstheme="minorHAnsi"/>
          <w:noProof/>
          <w:sz w:val="22"/>
          <w:szCs w:val="22"/>
          <w:lang w:val="en-GB"/>
        </w:rPr>
        <w:t>(</w:t>
      </w:r>
      <w:r w:rsidR="000512CE" w:rsidRPr="004E75DA">
        <w:rPr>
          <w:rFonts w:cstheme="minorHAnsi"/>
          <w:noProof/>
          <w:sz w:val="22"/>
          <w:szCs w:val="22"/>
          <w:lang w:val="en-GB"/>
        </w:rPr>
        <w:t xml:space="preserve">e.g., </w:t>
      </w:r>
      <w:r w:rsidR="00D50072" w:rsidRPr="004E75DA">
        <w:rPr>
          <w:rFonts w:cstheme="minorHAnsi"/>
          <w:noProof/>
          <w:sz w:val="22"/>
          <w:szCs w:val="22"/>
          <w:lang w:val="en-GB"/>
        </w:rPr>
        <w:t>Bonmati-Carrion et al., 2018; Kardon et al., 2009)</w:t>
      </w:r>
      <w:r w:rsidR="00C533EA" w:rsidRPr="004E75DA">
        <w:rPr>
          <w:rFonts w:cstheme="minorHAnsi"/>
          <w:noProof/>
          <w:sz w:val="22"/>
          <w:szCs w:val="22"/>
          <w:lang w:val="en-GB"/>
        </w:rPr>
        <w:fldChar w:fldCharType="end"/>
      </w:r>
      <w:r w:rsidR="004E617D" w:rsidRPr="004E75DA">
        <w:rPr>
          <w:rFonts w:cstheme="minorHAnsi"/>
          <w:noProof/>
          <w:sz w:val="22"/>
          <w:szCs w:val="22"/>
          <w:lang w:val="en-GB"/>
        </w:rPr>
        <w:t xml:space="preserve">; </w:t>
      </w:r>
      <w:r w:rsidR="008A6470" w:rsidRPr="004E75DA">
        <w:rPr>
          <w:rFonts w:cstheme="minorHAnsi"/>
          <w:noProof/>
          <w:sz w:val="22"/>
          <w:szCs w:val="22"/>
          <w:lang w:val="en-GB"/>
        </w:rPr>
        <w:t xml:space="preserve">but </w:t>
      </w:r>
      <w:r w:rsidR="00C533EA" w:rsidRPr="004E75DA">
        <w:rPr>
          <w:rFonts w:cstheme="minorHAnsi"/>
          <w:noProof/>
          <w:sz w:val="22"/>
          <w:szCs w:val="22"/>
          <w:lang w:val="en-GB"/>
        </w:rPr>
        <w:t xml:space="preserve">commercial </w:t>
      </w:r>
      <w:r w:rsidR="008A6470" w:rsidRPr="004E75DA">
        <w:rPr>
          <w:rFonts w:cstheme="minorHAnsi"/>
          <w:noProof/>
          <w:sz w:val="22"/>
          <w:szCs w:val="22"/>
          <w:lang w:val="en-GB"/>
        </w:rPr>
        <w:t>solutions for this mode of stimulation are prohibitively expensive.</w:t>
      </w:r>
    </w:p>
    <w:p w14:paraId="3F9D8CC3" w14:textId="7F560CA1" w:rsidR="00124D91" w:rsidRPr="004E75DA" w:rsidRDefault="00070049" w:rsidP="00F8620E">
      <w:pPr>
        <w:rPr>
          <w:rFonts w:cstheme="minorHAnsi"/>
          <w:noProof/>
          <w:sz w:val="22"/>
          <w:szCs w:val="22"/>
          <w:lang w:val="en-GB"/>
        </w:rPr>
      </w:pPr>
      <w:r w:rsidRPr="004E75DA">
        <w:rPr>
          <w:rFonts w:cstheme="minorHAnsi"/>
          <w:noProof/>
          <w:sz w:val="22"/>
          <w:szCs w:val="22"/>
          <w:lang w:val="en-GB"/>
        </w:rPr>
        <w:t xml:space="preserve">Here we </w:t>
      </w:r>
      <w:r w:rsidR="00256D67" w:rsidRPr="004E75DA">
        <w:rPr>
          <w:rFonts w:cstheme="minorHAnsi"/>
          <w:noProof/>
          <w:sz w:val="22"/>
          <w:szCs w:val="22"/>
          <w:lang w:val="en-GB"/>
        </w:rPr>
        <w:t xml:space="preserve">describe </w:t>
      </w:r>
      <w:r w:rsidR="00C9719D" w:rsidRPr="004E75DA">
        <w:rPr>
          <w:rFonts w:cstheme="minorHAnsi"/>
          <w:i/>
          <w:iCs/>
          <w:noProof/>
          <w:sz w:val="22"/>
          <w:szCs w:val="22"/>
          <w:lang w:val="en-GB"/>
        </w:rPr>
        <w:t>PyPlr</w:t>
      </w:r>
      <w:r w:rsidR="00C9719D" w:rsidRPr="004E75DA">
        <w:rPr>
          <w:rFonts w:cstheme="minorHAnsi"/>
          <w:noProof/>
          <w:sz w:val="22"/>
          <w:szCs w:val="22"/>
          <w:lang w:val="en-GB"/>
        </w:rPr>
        <w:t>—</w:t>
      </w:r>
      <w:r w:rsidR="000512CE" w:rsidRPr="004E75DA">
        <w:rPr>
          <w:rFonts w:cstheme="minorHAnsi"/>
          <w:noProof/>
          <w:sz w:val="22"/>
          <w:szCs w:val="22"/>
          <w:lang w:val="en-GB"/>
        </w:rPr>
        <w:t xml:space="preserve">a </w:t>
      </w:r>
      <w:r w:rsidR="00256D67" w:rsidRPr="004E75DA">
        <w:rPr>
          <w:rFonts w:cstheme="minorHAnsi"/>
          <w:noProof/>
          <w:sz w:val="22"/>
          <w:szCs w:val="22"/>
          <w:lang w:val="en-GB"/>
        </w:rPr>
        <w:t>novel, versatile</w:t>
      </w:r>
      <w:r w:rsidR="00C9719D" w:rsidRPr="004E75DA">
        <w:rPr>
          <w:rFonts w:cstheme="minorHAnsi"/>
          <w:noProof/>
          <w:sz w:val="22"/>
          <w:szCs w:val="22"/>
          <w:lang w:val="en-GB"/>
        </w:rPr>
        <w:t>, integrated</w:t>
      </w:r>
      <w:r w:rsidR="00256D67" w:rsidRPr="004E75DA">
        <w:rPr>
          <w:rFonts w:cstheme="minorHAnsi"/>
          <w:noProof/>
          <w:sz w:val="22"/>
          <w:szCs w:val="22"/>
          <w:lang w:val="en-GB"/>
        </w:rPr>
        <w:t xml:space="preserve"> system of hardware and software </w:t>
      </w:r>
      <w:r w:rsidR="00C9719D" w:rsidRPr="004E75DA">
        <w:rPr>
          <w:rFonts w:cstheme="minorHAnsi"/>
          <w:noProof/>
          <w:sz w:val="22"/>
          <w:szCs w:val="22"/>
          <w:lang w:val="en-GB"/>
        </w:rPr>
        <w:t>which</w:t>
      </w:r>
      <w:r w:rsidR="00256D67" w:rsidRPr="004E75DA">
        <w:rPr>
          <w:rFonts w:cstheme="minorHAnsi"/>
          <w:noProof/>
          <w:sz w:val="22"/>
          <w:szCs w:val="22"/>
          <w:lang w:val="en-GB"/>
        </w:rPr>
        <w:t xml:space="preserve"> support</w:t>
      </w:r>
      <w:r w:rsidR="00C9719D" w:rsidRPr="004E75DA">
        <w:rPr>
          <w:rFonts w:cstheme="minorHAnsi"/>
          <w:noProof/>
          <w:sz w:val="22"/>
          <w:szCs w:val="22"/>
          <w:lang w:val="en-GB"/>
        </w:rPr>
        <w:t>s</w:t>
      </w:r>
      <w:r w:rsidR="00256D67" w:rsidRPr="004E75DA">
        <w:rPr>
          <w:rFonts w:cstheme="minorHAnsi"/>
          <w:noProof/>
          <w:sz w:val="22"/>
          <w:szCs w:val="22"/>
          <w:lang w:val="en-GB"/>
        </w:rPr>
        <w:t xml:space="preserve"> a broad </w:t>
      </w:r>
      <w:r w:rsidR="00C9719D" w:rsidRPr="004E75DA">
        <w:rPr>
          <w:rFonts w:cstheme="minorHAnsi"/>
          <w:noProof/>
          <w:sz w:val="22"/>
          <w:szCs w:val="22"/>
          <w:lang w:val="en-GB"/>
        </w:rPr>
        <w:t>spectrum</w:t>
      </w:r>
      <w:r w:rsidR="00256D67" w:rsidRPr="004E75DA">
        <w:rPr>
          <w:rFonts w:cstheme="minorHAnsi"/>
          <w:noProof/>
          <w:sz w:val="22"/>
          <w:szCs w:val="22"/>
          <w:lang w:val="en-GB"/>
        </w:rPr>
        <w:t xml:space="preserve"> of research applications concerning the pupillary light reflex. </w:t>
      </w:r>
      <w:r w:rsidR="00C533EA" w:rsidRPr="004E75DA">
        <w:rPr>
          <w:rFonts w:cstheme="minorHAnsi"/>
          <w:noProof/>
          <w:sz w:val="22"/>
          <w:szCs w:val="22"/>
          <w:lang w:val="en-GB"/>
        </w:rPr>
        <w:t xml:space="preserve">Fundamentally, </w:t>
      </w:r>
      <w:r w:rsidR="00C533EA" w:rsidRPr="004E75DA">
        <w:rPr>
          <w:rFonts w:cstheme="minorHAnsi"/>
          <w:i/>
          <w:iCs/>
          <w:noProof/>
          <w:sz w:val="22"/>
          <w:szCs w:val="22"/>
          <w:lang w:val="en-GB"/>
        </w:rPr>
        <w:t>PyPlr</w:t>
      </w:r>
      <w:r w:rsidR="00C533EA" w:rsidRPr="004E75DA">
        <w:rPr>
          <w:rFonts w:cstheme="minorHAnsi"/>
          <w:noProof/>
          <w:sz w:val="22"/>
          <w:szCs w:val="22"/>
          <w:lang w:val="en-GB"/>
        </w:rPr>
        <w:t xml:space="preserve"> is a custom Python software for integrating a</w:t>
      </w:r>
      <w:r w:rsidR="001A1305" w:rsidRPr="004E75DA">
        <w:rPr>
          <w:rFonts w:cstheme="minorHAnsi"/>
          <w:noProof/>
          <w:sz w:val="22"/>
          <w:szCs w:val="22"/>
          <w:lang w:val="en-GB"/>
        </w:rPr>
        <w:t xml:space="preserve"> research-grade</w:t>
      </w:r>
      <w:r w:rsidR="00C533EA" w:rsidRPr="004E75DA">
        <w:rPr>
          <w:rFonts w:cstheme="minorHAnsi"/>
          <w:noProof/>
          <w:sz w:val="22"/>
          <w:szCs w:val="22"/>
          <w:lang w:val="en-GB"/>
        </w:rPr>
        <w:t xml:space="preserve"> eye tracker with a light source and for streamlining such processes as stimulus design, optimisation and delivery, communication with respect to timing, and extraction, cleaning, and analysis of the pupil data. </w:t>
      </w:r>
      <w:r w:rsidR="001A1305" w:rsidRPr="004E75DA">
        <w:rPr>
          <w:rFonts w:cstheme="minorHAnsi"/>
          <w:noProof/>
          <w:sz w:val="22"/>
          <w:szCs w:val="22"/>
          <w:lang w:val="en-GB"/>
        </w:rPr>
        <w:t xml:space="preserve">We additionally describe how full-field, homogenous stimulation of the retina can be realised with a low-cost integrating sphere that serves as an alternative to </w:t>
      </w:r>
      <w:r w:rsidR="000512CE" w:rsidRPr="004E75DA">
        <w:rPr>
          <w:rFonts w:cstheme="minorHAnsi"/>
          <w:noProof/>
          <w:sz w:val="22"/>
          <w:szCs w:val="22"/>
          <w:lang w:val="en-GB"/>
        </w:rPr>
        <w:t>the</w:t>
      </w:r>
      <w:r w:rsidR="001A1305" w:rsidRPr="004E75DA">
        <w:rPr>
          <w:rFonts w:cstheme="minorHAnsi"/>
          <w:noProof/>
          <w:sz w:val="22"/>
          <w:szCs w:val="22"/>
          <w:lang w:val="en-GB"/>
        </w:rPr>
        <w:t xml:space="preserve"> more-complicated Maxwellian </w:t>
      </w:r>
      <w:r w:rsidR="000512CE" w:rsidRPr="004E75DA">
        <w:rPr>
          <w:rFonts w:cstheme="minorHAnsi"/>
          <w:noProof/>
          <w:sz w:val="22"/>
          <w:szCs w:val="22"/>
          <w:lang w:val="en-GB"/>
        </w:rPr>
        <w:t xml:space="preserve">view pupillometry </w:t>
      </w:r>
      <w:r w:rsidR="001A1305" w:rsidRPr="004E75DA">
        <w:rPr>
          <w:rFonts w:cstheme="minorHAnsi"/>
          <w:noProof/>
          <w:sz w:val="22"/>
          <w:szCs w:val="22"/>
          <w:lang w:val="en-GB"/>
        </w:rPr>
        <w:t>setup. We describe the hardware and software in detail before illustrating its application with two examples:</w:t>
      </w:r>
      <w:r w:rsidR="00F8620E" w:rsidRPr="004E75DA">
        <w:rPr>
          <w:rFonts w:cstheme="minorHAnsi"/>
          <w:noProof/>
          <w:sz w:val="22"/>
          <w:szCs w:val="22"/>
          <w:lang w:val="en-GB"/>
        </w:rPr>
        <w:t xml:space="preserve"> </w:t>
      </w:r>
      <w:r w:rsidR="001A1305" w:rsidRPr="004E75DA">
        <w:rPr>
          <w:rFonts w:cstheme="minorHAnsi"/>
          <w:noProof/>
          <w:sz w:val="22"/>
          <w:szCs w:val="22"/>
          <w:lang w:val="en-GB"/>
        </w:rPr>
        <w:t>1) pupillometer-style measurement and parametrisation of the pupil flash response, and 2) comparing the post-illumination pupil response (PIPR) to long and short-wavelength light.</w:t>
      </w:r>
    </w:p>
    <w:p w14:paraId="1A2DFD84" w14:textId="5E575852" w:rsidR="00E81978" w:rsidRPr="004E75DA" w:rsidRDefault="004F2413">
      <w:pPr>
        <w:pStyle w:val="Heading1"/>
        <w:rPr>
          <w:rFonts w:asciiTheme="minorHAnsi" w:hAnsiTheme="minorHAnsi" w:cstheme="minorHAnsi"/>
          <w:noProof/>
          <w:sz w:val="22"/>
          <w:szCs w:val="22"/>
          <w:lang w:val="en-GB"/>
        </w:rPr>
      </w:pPr>
      <w:r w:rsidRPr="004E75DA">
        <w:rPr>
          <w:rFonts w:asciiTheme="minorHAnsi" w:hAnsiTheme="minorHAnsi" w:cstheme="minorHAnsi"/>
          <w:noProof/>
          <w:sz w:val="22"/>
          <w:szCs w:val="22"/>
          <w:lang w:val="en-GB"/>
        </w:rPr>
        <w:lastRenderedPageBreak/>
        <w:t>System o</w:t>
      </w:r>
      <w:r w:rsidR="00070049" w:rsidRPr="004E75DA">
        <w:rPr>
          <w:rFonts w:asciiTheme="minorHAnsi" w:hAnsiTheme="minorHAnsi" w:cstheme="minorHAnsi"/>
          <w:noProof/>
          <w:sz w:val="22"/>
          <w:szCs w:val="22"/>
          <w:lang w:val="en-GB"/>
        </w:rPr>
        <w:t>verview</w:t>
      </w:r>
    </w:p>
    <w:p w14:paraId="2DD9D86B" w14:textId="77777777" w:rsidR="004E617D" w:rsidRPr="004E75DA" w:rsidRDefault="004E617D" w:rsidP="004E617D">
      <w:pPr>
        <w:pStyle w:val="Heading2"/>
        <w:rPr>
          <w:rFonts w:asciiTheme="minorHAnsi" w:hAnsiTheme="minorHAnsi" w:cstheme="minorHAnsi"/>
          <w:noProof/>
          <w:sz w:val="22"/>
          <w:szCs w:val="22"/>
          <w:lang w:val="en-GB"/>
        </w:rPr>
      </w:pPr>
      <w:r w:rsidRPr="004E75DA">
        <w:rPr>
          <w:rFonts w:asciiTheme="minorHAnsi" w:hAnsiTheme="minorHAnsi" w:cstheme="minorHAnsi"/>
          <w:noProof/>
          <w:sz w:val="22"/>
          <w:szCs w:val="22"/>
          <w:lang w:val="en-GB"/>
        </w:rPr>
        <w:t>Eye tracker</w:t>
      </w:r>
    </w:p>
    <w:p w14:paraId="2A16D859" w14:textId="0FBF33FB" w:rsidR="004E617D" w:rsidRPr="004E75DA" w:rsidRDefault="004E617D" w:rsidP="00D62486">
      <w:pPr>
        <w:pStyle w:val="Heading2"/>
        <w:ind w:firstLine="720"/>
        <w:rPr>
          <w:sz w:val="22"/>
          <w:szCs w:val="22"/>
          <w:lang w:val="en-GB"/>
        </w:rPr>
      </w:pPr>
      <w:r w:rsidRPr="004E75DA">
        <w:rPr>
          <w:rFonts w:cstheme="minorHAnsi"/>
          <w:b w:val="0"/>
          <w:bCs w:val="0"/>
          <w:i/>
          <w:iCs/>
          <w:noProof/>
          <w:sz w:val="22"/>
          <w:szCs w:val="22"/>
          <w:lang w:val="en-GB"/>
        </w:rPr>
        <w:t>PyPlr</w:t>
      </w:r>
      <w:r w:rsidRPr="004E75DA">
        <w:rPr>
          <w:rFonts w:cstheme="minorHAnsi"/>
          <w:b w:val="0"/>
          <w:bCs w:val="0"/>
          <w:noProof/>
          <w:sz w:val="22"/>
          <w:szCs w:val="22"/>
          <w:lang w:val="en-GB"/>
        </w:rPr>
        <w:t xml:space="preserve"> was developed against Pupil Core </w:t>
      </w:r>
      <w:r w:rsidRPr="004E75DA">
        <w:rPr>
          <w:rFonts w:cstheme="minorHAnsi"/>
          <w:b w:val="0"/>
          <w:bCs w:val="0"/>
          <w:sz w:val="22"/>
          <w:szCs w:val="22"/>
          <w:lang w:val="en-GB"/>
        </w:rPr>
        <w:t xml:space="preserve">(Pupil Labs, GmbH)—a versatile, open-source and relatively inexpensive eye-tracking ecosystem that affords real-time access to data, high sampling rates, and precise model-based 3D estimation of pupil size </w:t>
      </w:r>
      <w:r w:rsidRPr="004E75DA">
        <w:rPr>
          <w:rFonts w:cstheme="minorHAnsi"/>
          <w:b w:val="0"/>
          <w:bCs w:val="0"/>
          <w:sz w:val="22"/>
          <w:szCs w:val="22"/>
          <w:lang w:val="en-GB"/>
        </w:rPr>
        <w:fldChar w:fldCharType="begin" w:fldLock="1"/>
      </w:r>
      <w:r w:rsidRPr="004E75DA">
        <w:rPr>
          <w:rFonts w:cstheme="minorHAnsi"/>
          <w:b w:val="0"/>
          <w:bCs w:val="0"/>
          <w:sz w:val="22"/>
          <w:szCs w:val="22"/>
          <w:lang w:val="en-GB"/>
        </w:rPr>
        <w:instrText>ADDIN CSL_CITATION {"citationItems":[{"id":"ITEM-1","itemData":{"DOI":"10.1145/2638728.2641695","ISBN":"9781450330473","abstract":"In this paper we present Pupil - an accessible, affordable, and extensible open source platform for pervasive eye tracking and gaze-based interaction. Pupil comprises 1) a light-weight eye tracking headset, 2) an open source software framework for mobile eye tracking, as well as 3) a graphical user interface to playback and visualize video and gaze data. Pupil features high-resolution scene and eye cameras for monocular and binocular gaze estimation. The software and GUI are platform-independent and include state-of-the-art algorithms for real-time pupil detection and tracking, calibration, and accurate gaze estimation. Results of a performance evaluation show that Pupil can provide an average gaze estimation accuracy of 0.6 degree of visual angle (0.08 degree precision) with a processing pipeline latency of only 0.045 seconds.","author":[{"dropping-particle":"","family":"Kassner","given":"Moritz","non-dropping-particle":"","parse-names":false,"suffix":""},{"dropping-particle":"","family":"Patera","given":"William","non-dropping-particle":"","parse-names":false,"suffix":""},{"dropping-particle":"","family":"Bulling","given":"Andreas","non-dropping-particle":"","parse-names":false,"suffix":""}],"container-title":"UbiComp 2014 - Adjunct Proceedings of the 2014 ACM International Joint Conference on Pervasive and Ubiquitous Computing","id":"ITEM-1","issued":{"date-parts":[["2014"]]},"page":"1151-1160","title":"Pupil: An open source platform for pervasive eye tracking and mobile gaze-based interaction","type":"article-journal"},"uris":["http://www.mendeley.com/documents/?uuid=e632ea54-13e4-4150-be8c-d15db3bf397a"]}],"mendeley":{"formattedCitation":"(Kassner et al., 2014)","manualFormatting":"(see Kassner et al., 2014, for a detailed overview of the system)","plainTextFormattedCitation":"(Kassner et al., 2014)","previouslyFormattedCitation":"(Kassner et al., 2014)"},"properties":{"noteIndex":0},"schema":"https://github.com/citation-style-language/schema/raw/master/csl-citation.json"}</w:instrText>
      </w:r>
      <w:r w:rsidRPr="004E75DA">
        <w:rPr>
          <w:rFonts w:cstheme="minorHAnsi"/>
          <w:b w:val="0"/>
          <w:bCs w:val="0"/>
          <w:sz w:val="22"/>
          <w:szCs w:val="22"/>
          <w:lang w:val="en-GB"/>
        </w:rPr>
        <w:fldChar w:fldCharType="separate"/>
      </w:r>
      <w:r w:rsidRPr="004E75DA">
        <w:rPr>
          <w:rFonts w:cstheme="minorHAnsi"/>
          <w:b w:val="0"/>
          <w:bCs w:val="0"/>
          <w:noProof/>
          <w:sz w:val="22"/>
          <w:szCs w:val="22"/>
          <w:lang w:val="en-GB"/>
        </w:rPr>
        <w:t>(see Kassner et al., 2014, for a detailed overview of the system)</w:t>
      </w:r>
      <w:r w:rsidRPr="004E75DA">
        <w:rPr>
          <w:rFonts w:cstheme="minorHAnsi"/>
          <w:b w:val="0"/>
          <w:bCs w:val="0"/>
          <w:sz w:val="22"/>
          <w:szCs w:val="22"/>
          <w:lang w:val="en-GB"/>
        </w:rPr>
        <w:fldChar w:fldCharType="end"/>
      </w:r>
      <w:r w:rsidRPr="004E75DA">
        <w:rPr>
          <w:rFonts w:cstheme="minorHAnsi"/>
          <w:b w:val="0"/>
          <w:bCs w:val="0"/>
          <w:sz w:val="22"/>
          <w:szCs w:val="22"/>
          <w:lang w:val="en-GB"/>
        </w:rPr>
        <w:t xml:space="preserve">. </w:t>
      </w:r>
      <w:r w:rsidRPr="004E75DA">
        <w:rPr>
          <w:rFonts w:cstheme="minorHAnsi"/>
          <w:b w:val="0"/>
          <w:bCs w:val="0"/>
          <w:noProof/>
          <w:sz w:val="22"/>
          <w:szCs w:val="22"/>
          <w:lang w:val="en-GB"/>
        </w:rPr>
        <w:t>A Pupil Core headset is the only hardware dependency for our system. Users can easily integrate their own light source and stimulus geometry, as we leverage the forward-facing world camerea to timestamp light stimuli with good temporal accuracy.</w:t>
      </w:r>
      <w:r w:rsidRPr="004E75DA">
        <w:rPr>
          <w:rFonts w:cstheme="minorHAnsi"/>
          <w:noProof/>
          <w:sz w:val="22"/>
          <w:szCs w:val="22"/>
          <w:lang w:val="en-GB"/>
        </w:rPr>
        <w:t xml:space="preserve"> </w:t>
      </w:r>
      <w:r w:rsidR="00D62486" w:rsidRPr="004E75DA">
        <w:rPr>
          <w:rFonts w:cstheme="minorHAnsi"/>
          <w:b w:val="0"/>
          <w:bCs w:val="0"/>
          <w:sz w:val="22"/>
          <w:szCs w:val="22"/>
          <w:lang w:val="en-GB"/>
        </w:rPr>
        <w:t xml:space="preserve">The Pupil Labs </w:t>
      </w:r>
      <w:r w:rsidR="003F772D" w:rsidRPr="004E75DA">
        <w:rPr>
          <w:rFonts w:cstheme="minorHAnsi"/>
          <w:b w:val="0"/>
          <w:bCs w:val="0"/>
          <w:sz w:val="22"/>
          <w:szCs w:val="22"/>
          <w:lang w:val="en-GB"/>
        </w:rPr>
        <w:t>Software</w:t>
      </w:r>
      <w:r w:rsidR="00D62486" w:rsidRPr="004E75DA">
        <w:rPr>
          <w:rFonts w:cstheme="minorHAnsi"/>
          <w:b w:val="0"/>
          <w:bCs w:val="0"/>
          <w:sz w:val="22"/>
          <w:szCs w:val="22"/>
          <w:lang w:val="en-GB"/>
        </w:rPr>
        <w:t xml:space="preserve"> Pupil Capture and the Network API are required for interfacing with the Pupil Core system.</w:t>
      </w:r>
    </w:p>
    <w:p w14:paraId="40936085" w14:textId="6304F993" w:rsidR="00D3087C" w:rsidRPr="004E75DA" w:rsidRDefault="004E617D" w:rsidP="00D3087C">
      <w:pPr>
        <w:pStyle w:val="Heading2"/>
        <w:ind w:firstLine="720"/>
        <w:rPr>
          <w:rFonts w:cstheme="minorHAnsi"/>
          <w:b w:val="0"/>
          <w:bCs w:val="0"/>
          <w:sz w:val="22"/>
          <w:szCs w:val="22"/>
          <w:lang w:val="en-GB"/>
        </w:rPr>
      </w:pPr>
      <w:r w:rsidRPr="004E75DA">
        <w:rPr>
          <w:i/>
          <w:iCs/>
          <w:sz w:val="22"/>
          <w:szCs w:val="22"/>
          <w:lang w:val="en-GB"/>
        </w:rPr>
        <w:t>pupil.</w:t>
      </w:r>
      <w:r w:rsidR="00D3087C" w:rsidRPr="004E75DA">
        <w:rPr>
          <w:i/>
          <w:iCs/>
          <w:sz w:val="22"/>
          <w:szCs w:val="22"/>
          <w:lang w:val="en-GB"/>
        </w:rPr>
        <w:t>py.</w:t>
      </w:r>
      <w:r w:rsidRPr="004E75DA">
        <w:rPr>
          <w:b w:val="0"/>
          <w:bCs w:val="0"/>
          <w:i/>
          <w:iCs/>
          <w:sz w:val="22"/>
          <w:szCs w:val="22"/>
          <w:lang w:val="en-GB"/>
        </w:rPr>
        <w:t xml:space="preserve"> </w:t>
      </w:r>
      <w:r w:rsidRPr="004E75DA">
        <w:rPr>
          <w:rFonts w:cstheme="minorHAnsi"/>
          <w:b w:val="0"/>
          <w:bCs w:val="0"/>
          <w:sz w:val="22"/>
          <w:szCs w:val="22"/>
          <w:lang w:val="en-GB"/>
        </w:rPr>
        <w:t xml:space="preserve">All of the code for communicating with Pupil Core </w:t>
      </w:r>
      <w:r w:rsidR="00D3087C" w:rsidRPr="004E75DA">
        <w:rPr>
          <w:rFonts w:cstheme="minorHAnsi"/>
          <w:b w:val="0"/>
          <w:bCs w:val="0"/>
          <w:sz w:val="22"/>
          <w:szCs w:val="22"/>
          <w:lang w:val="en-GB"/>
        </w:rPr>
        <w:t>via Pupil Capture</w:t>
      </w:r>
      <w:r w:rsidRPr="004E75DA">
        <w:rPr>
          <w:rFonts w:cstheme="minorHAnsi"/>
          <w:b w:val="0"/>
          <w:bCs w:val="0"/>
          <w:sz w:val="22"/>
          <w:szCs w:val="22"/>
          <w:lang w:val="en-GB"/>
        </w:rPr>
        <w:t xml:space="preserve"> is contained within the </w:t>
      </w:r>
      <w:r w:rsidRPr="004E75DA">
        <w:rPr>
          <w:rFonts w:cstheme="minorHAnsi"/>
          <w:b w:val="0"/>
          <w:bCs w:val="0"/>
          <w:i/>
          <w:iCs/>
          <w:sz w:val="22"/>
          <w:szCs w:val="22"/>
          <w:lang w:val="en-GB"/>
        </w:rPr>
        <w:t>pupil.py</w:t>
      </w:r>
      <w:r w:rsidRPr="004E75DA">
        <w:rPr>
          <w:rFonts w:cstheme="minorHAnsi"/>
          <w:b w:val="0"/>
          <w:bCs w:val="0"/>
          <w:sz w:val="22"/>
          <w:szCs w:val="22"/>
          <w:lang w:val="en-GB"/>
        </w:rPr>
        <w:t xml:space="preserve"> module</w:t>
      </w:r>
      <w:r w:rsidR="00D62486" w:rsidRPr="004E75DA">
        <w:rPr>
          <w:rFonts w:cstheme="minorHAnsi"/>
          <w:b w:val="0"/>
          <w:bCs w:val="0"/>
          <w:sz w:val="22"/>
          <w:szCs w:val="22"/>
          <w:lang w:val="en-GB"/>
        </w:rPr>
        <w:t>—a</w:t>
      </w:r>
      <w:r w:rsidR="00D3087C" w:rsidRPr="004E75DA">
        <w:rPr>
          <w:rFonts w:cstheme="minorHAnsi"/>
          <w:b w:val="0"/>
          <w:bCs w:val="0"/>
          <w:sz w:val="22"/>
          <w:szCs w:val="22"/>
          <w:lang w:val="en-GB"/>
        </w:rPr>
        <w:t xml:space="preserve"> thin, (mostly) object-oriented wrapper for the Pupil Labs Network API, which uses the </w:t>
      </w:r>
      <w:proofErr w:type="spellStart"/>
      <w:r w:rsidR="00D3087C" w:rsidRPr="004E75DA">
        <w:rPr>
          <w:rFonts w:cstheme="minorHAnsi"/>
          <w:b w:val="0"/>
          <w:bCs w:val="0"/>
          <w:sz w:val="22"/>
          <w:szCs w:val="22"/>
          <w:lang w:val="en-GB"/>
        </w:rPr>
        <w:t>ZeroMQ</w:t>
      </w:r>
      <w:proofErr w:type="spellEnd"/>
      <w:r w:rsidR="00D3087C" w:rsidRPr="004E75DA">
        <w:rPr>
          <w:rFonts w:cstheme="minorHAnsi"/>
          <w:b w:val="0"/>
          <w:bCs w:val="0"/>
          <w:sz w:val="22"/>
          <w:szCs w:val="22"/>
          <w:lang w:val="en-GB"/>
        </w:rPr>
        <w:t xml:space="preserve"> </w:t>
      </w:r>
      <w:r w:rsidR="00D62486" w:rsidRPr="004E75DA">
        <w:rPr>
          <w:rFonts w:ascii="Times New Roman" w:eastAsia="Times New Roman" w:hAnsi="Times New Roman" w:cs="Times New Roman"/>
          <w:b w:val="0"/>
          <w:bCs w:val="0"/>
          <w:kern w:val="0"/>
          <w:sz w:val="22"/>
          <w:szCs w:val="22"/>
          <w:lang w:val="en-GB" w:eastAsia="en-GB"/>
        </w:rPr>
        <w:t>(</w:t>
      </w:r>
      <w:hyperlink r:id="rId9" w:tgtFrame="_blank" w:history="1">
        <w:r w:rsidR="00D62486" w:rsidRPr="004E75DA">
          <w:rPr>
            <w:rFonts w:ascii="Times New Roman" w:eastAsia="Times New Roman" w:hAnsi="Times New Roman" w:cs="Times New Roman"/>
            <w:b w:val="0"/>
            <w:bCs w:val="0"/>
            <w:color w:val="0000FF"/>
            <w:kern w:val="0"/>
            <w:sz w:val="22"/>
            <w:szCs w:val="22"/>
            <w:u w:val="single"/>
            <w:lang w:val="en-GB" w:eastAsia="en-GB"/>
          </w:rPr>
          <w:t>https://zeromq.org/</w:t>
        </w:r>
      </w:hyperlink>
      <w:r w:rsidR="00D62486" w:rsidRPr="004E75DA">
        <w:rPr>
          <w:rFonts w:ascii="Times New Roman" w:eastAsia="Times New Roman" w:hAnsi="Times New Roman" w:cs="Times New Roman"/>
          <w:b w:val="0"/>
          <w:bCs w:val="0"/>
          <w:kern w:val="0"/>
          <w:sz w:val="22"/>
          <w:szCs w:val="22"/>
          <w:lang w:val="en-GB" w:eastAsia="en-GB"/>
        </w:rPr>
        <w:t xml:space="preserve">) </w:t>
      </w:r>
      <w:r w:rsidR="00D3087C" w:rsidRPr="004E75DA">
        <w:rPr>
          <w:rFonts w:cstheme="minorHAnsi"/>
          <w:b w:val="0"/>
          <w:bCs w:val="0"/>
          <w:sz w:val="22"/>
          <w:szCs w:val="22"/>
          <w:lang w:val="en-GB"/>
        </w:rPr>
        <w:t xml:space="preserve">messaging library and </w:t>
      </w:r>
      <w:proofErr w:type="spellStart"/>
      <w:r w:rsidR="00D3087C" w:rsidRPr="004E75DA">
        <w:rPr>
          <w:rFonts w:cstheme="minorHAnsi"/>
          <w:b w:val="0"/>
          <w:bCs w:val="0"/>
          <w:sz w:val="22"/>
          <w:szCs w:val="22"/>
          <w:lang w:val="en-GB"/>
        </w:rPr>
        <w:t>MessagePack</w:t>
      </w:r>
      <w:proofErr w:type="spellEnd"/>
      <w:r w:rsidR="00D62486" w:rsidRPr="004E75DA">
        <w:rPr>
          <w:rFonts w:cstheme="minorHAnsi"/>
          <w:b w:val="0"/>
          <w:bCs w:val="0"/>
          <w:sz w:val="22"/>
          <w:szCs w:val="22"/>
          <w:lang w:val="en-GB"/>
        </w:rPr>
        <w:t xml:space="preserve"> </w:t>
      </w:r>
      <w:r w:rsidR="00D3087C" w:rsidRPr="004E75DA">
        <w:rPr>
          <w:rFonts w:cstheme="minorHAnsi"/>
          <w:b w:val="0"/>
          <w:bCs w:val="0"/>
          <w:sz w:val="22"/>
          <w:szCs w:val="22"/>
          <w:lang w:val="en-GB"/>
        </w:rPr>
        <w:t>(like JSON, but faster</w:t>
      </w:r>
      <w:r w:rsidR="00D62486" w:rsidRPr="004E75DA">
        <w:rPr>
          <w:rFonts w:cstheme="minorHAnsi"/>
          <w:b w:val="0"/>
          <w:bCs w:val="0"/>
          <w:sz w:val="22"/>
          <w:szCs w:val="22"/>
          <w:lang w:val="en-GB"/>
        </w:rPr>
        <w:t xml:space="preserve"> and more efficient: </w:t>
      </w:r>
      <w:hyperlink r:id="rId10" w:tgtFrame="_blank" w:history="1">
        <w:r w:rsidR="00D62486" w:rsidRPr="004E75DA">
          <w:rPr>
            <w:rFonts w:ascii="Times New Roman" w:eastAsia="Times New Roman" w:hAnsi="Times New Roman" w:cs="Times New Roman"/>
            <w:b w:val="0"/>
            <w:bCs w:val="0"/>
            <w:color w:val="0000FF"/>
            <w:kern w:val="0"/>
            <w:sz w:val="22"/>
            <w:szCs w:val="22"/>
            <w:u w:val="single"/>
            <w:lang w:val="en-GB" w:eastAsia="en-GB"/>
          </w:rPr>
          <w:t>https://msgpack.org/index.html</w:t>
        </w:r>
      </w:hyperlink>
      <w:r w:rsidR="00D3087C" w:rsidRPr="004E75DA">
        <w:rPr>
          <w:rFonts w:cstheme="minorHAnsi"/>
          <w:b w:val="0"/>
          <w:bCs w:val="0"/>
          <w:sz w:val="22"/>
          <w:szCs w:val="22"/>
          <w:lang w:val="en-GB"/>
        </w:rPr>
        <w:t>) for fast and reliable communication.</w:t>
      </w:r>
      <w:r w:rsidRPr="004E75DA">
        <w:rPr>
          <w:rFonts w:cstheme="minorHAnsi"/>
          <w:b w:val="0"/>
          <w:bCs w:val="0"/>
          <w:sz w:val="22"/>
          <w:szCs w:val="22"/>
          <w:lang w:val="en-GB"/>
        </w:rPr>
        <w:t xml:space="preserve"> The </w:t>
      </w:r>
      <w:r w:rsidR="00D3087C" w:rsidRPr="004E75DA">
        <w:rPr>
          <w:rFonts w:cstheme="minorHAnsi"/>
          <w:b w:val="0"/>
          <w:bCs w:val="0"/>
          <w:sz w:val="22"/>
          <w:szCs w:val="22"/>
          <w:lang w:val="en-GB"/>
        </w:rPr>
        <w:t>three</w:t>
      </w:r>
      <w:r w:rsidRPr="004E75DA">
        <w:rPr>
          <w:rFonts w:cstheme="minorHAnsi"/>
          <w:b w:val="0"/>
          <w:bCs w:val="0"/>
          <w:sz w:val="22"/>
          <w:szCs w:val="22"/>
          <w:lang w:val="en-GB"/>
        </w:rPr>
        <w:t xml:space="preserve"> most important </w:t>
      </w:r>
      <w:r w:rsidR="00D62486" w:rsidRPr="004E75DA">
        <w:rPr>
          <w:rFonts w:cstheme="minorHAnsi"/>
          <w:b w:val="0"/>
          <w:bCs w:val="0"/>
          <w:sz w:val="22"/>
          <w:szCs w:val="22"/>
          <w:lang w:val="en-GB"/>
        </w:rPr>
        <w:t>tools, described below,</w:t>
      </w:r>
      <w:r w:rsidRPr="004E75DA">
        <w:rPr>
          <w:rFonts w:cstheme="minorHAnsi"/>
          <w:b w:val="0"/>
          <w:bCs w:val="0"/>
          <w:sz w:val="22"/>
          <w:szCs w:val="22"/>
          <w:lang w:val="en-GB"/>
        </w:rPr>
        <w:t xml:space="preserve"> are </w:t>
      </w:r>
      <w:proofErr w:type="spellStart"/>
      <w:proofErr w:type="gramStart"/>
      <w:r w:rsidRPr="004E75DA">
        <w:rPr>
          <w:rFonts w:cstheme="minorHAnsi"/>
          <w:b w:val="0"/>
          <w:bCs w:val="0"/>
          <w:i/>
          <w:iCs/>
          <w:sz w:val="22"/>
          <w:szCs w:val="22"/>
          <w:lang w:val="en-GB"/>
        </w:rPr>
        <w:t>PupilCore</w:t>
      </w:r>
      <w:proofErr w:type="spellEnd"/>
      <w:r w:rsidRPr="004E75DA">
        <w:rPr>
          <w:rFonts w:cstheme="minorHAnsi"/>
          <w:b w:val="0"/>
          <w:bCs w:val="0"/>
          <w:i/>
          <w:iCs/>
          <w:sz w:val="22"/>
          <w:szCs w:val="22"/>
          <w:lang w:val="en-GB"/>
        </w:rPr>
        <w:t>(</w:t>
      </w:r>
      <w:proofErr w:type="gramEnd"/>
      <w:r w:rsidR="00D3087C" w:rsidRPr="004E75DA">
        <w:rPr>
          <w:rFonts w:cstheme="minorHAnsi"/>
          <w:b w:val="0"/>
          <w:bCs w:val="0"/>
          <w:i/>
          <w:iCs/>
          <w:sz w:val="22"/>
          <w:szCs w:val="22"/>
          <w:lang w:val="en-GB"/>
        </w:rPr>
        <w:t>)</w:t>
      </w:r>
      <w:r w:rsidR="00D3087C" w:rsidRPr="004E75DA">
        <w:rPr>
          <w:rFonts w:cstheme="minorHAnsi"/>
          <w:b w:val="0"/>
          <w:bCs w:val="0"/>
          <w:sz w:val="22"/>
          <w:szCs w:val="22"/>
          <w:lang w:val="en-GB"/>
        </w:rPr>
        <w:t xml:space="preserve">, </w:t>
      </w:r>
      <w:proofErr w:type="spellStart"/>
      <w:r w:rsidRPr="004E75DA">
        <w:rPr>
          <w:rFonts w:cstheme="minorHAnsi"/>
          <w:b w:val="0"/>
          <w:bCs w:val="0"/>
          <w:i/>
          <w:iCs/>
          <w:sz w:val="22"/>
          <w:szCs w:val="22"/>
          <w:lang w:val="en-GB"/>
        </w:rPr>
        <w:t>LightStamper</w:t>
      </w:r>
      <w:proofErr w:type="spellEnd"/>
      <w:r w:rsidRPr="004E75DA">
        <w:rPr>
          <w:rFonts w:cstheme="minorHAnsi"/>
          <w:b w:val="0"/>
          <w:bCs w:val="0"/>
          <w:i/>
          <w:iCs/>
          <w:sz w:val="22"/>
          <w:szCs w:val="22"/>
          <w:lang w:val="en-GB"/>
        </w:rPr>
        <w:t>()</w:t>
      </w:r>
      <w:r w:rsidR="00D3087C" w:rsidRPr="004E75DA">
        <w:rPr>
          <w:rFonts w:cstheme="minorHAnsi"/>
          <w:b w:val="0"/>
          <w:bCs w:val="0"/>
          <w:i/>
          <w:iCs/>
          <w:sz w:val="22"/>
          <w:szCs w:val="22"/>
          <w:lang w:val="en-GB"/>
        </w:rPr>
        <w:t xml:space="preserve">, </w:t>
      </w:r>
      <w:r w:rsidR="00D3087C" w:rsidRPr="004E75DA">
        <w:rPr>
          <w:rFonts w:cstheme="minorHAnsi"/>
          <w:b w:val="0"/>
          <w:bCs w:val="0"/>
          <w:sz w:val="22"/>
          <w:szCs w:val="22"/>
          <w:lang w:val="en-GB"/>
        </w:rPr>
        <w:t xml:space="preserve">and </w:t>
      </w:r>
      <w:proofErr w:type="spellStart"/>
      <w:r w:rsidR="00D3087C" w:rsidRPr="004E75DA">
        <w:rPr>
          <w:rFonts w:cstheme="minorHAnsi"/>
          <w:b w:val="0"/>
          <w:bCs w:val="0"/>
          <w:i/>
          <w:iCs/>
          <w:sz w:val="22"/>
          <w:szCs w:val="22"/>
          <w:lang w:val="en-GB"/>
        </w:rPr>
        <w:t>PupilGrabber</w:t>
      </w:r>
      <w:proofErr w:type="spellEnd"/>
      <w:r w:rsidR="00D3087C" w:rsidRPr="004E75DA">
        <w:rPr>
          <w:rFonts w:cstheme="minorHAnsi"/>
          <w:b w:val="0"/>
          <w:bCs w:val="0"/>
          <w:i/>
          <w:iCs/>
          <w:sz w:val="22"/>
          <w:szCs w:val="22"/>
          <w:lang w:val="en-GB"/>
        </w:rPr>
        <w:t>()</w:t>
      </w:r>
      <w:r w:rsidRPr="004E75DA">
        <w:rPr>
          <w:rFonts w:cstheme="minorHAnsi"/>
          <w:b w:val="0"/>
          <w:bCs w:val="0"/>
          <w:i/>
          <w:iCs/>
          <w:sz w:val="22"/>
          <w:szCs w:val="22"/>
          <w:lang w:val="en-GB"/>
        </w:rPr>
        <w:t>.</w:t>
      </w:r>
      <w:r w:rsidR="00D62486" w:rsidRPr="004E75DA">
        <w:rPr>
          <w:rFonts w:cstheme="minorHAnsi"/>
          <w:b w:val="0"/>
          <w:bCs w:val="0"/>
          <w:i/>
          <w:iCs/>
          <w:sz w:val="22"/>
          <w:szCs w:val="22"/>
          <w:lang w:val="en-GB"/>
        </w:rPr>
        <w:t xml:space="preserve"> </w:t>
      </w:r>
      <w:r w:rsidR="00D62486" w:rsidRPr="004E75DA">
        <w:rPr>
          <w:rFonts w:cstheme="minorHAnsi"/>
          <w:b w:val="0"/>
          <w:bCs w:val="0"/>
          <w:sz w:val="22"/>
          <w:szCs w:val="22"/>
          <w:lang w:val="en-GB"/>
        </w:rPr>
        <w:t>A minimal example demonstrating the use of these tools is given in Figure X.</w:t>
      </w:r>
    </w:p>
    <w:p w14:paraId="44698C0C" w14:textId="0778F8C6" w:rsidR="00D3087C" w:rsidRPr="004E75DA" w:rsidRDefault="004E617D" w:rsidP="00D3087C">
      <w:pPr>
        <w:pStyle w:val="Heading2"/>
        <w:ind w:firstLine="720"/>
        <w:rPr>
          <w:rFonts w:cstheme="minorHAnsi"/>
          <w:b w:val="0"/>
          <w:bCs w:val="0"/>
          <w:sz w:val="22"/>
          <w:szCs w:val="22"/>
          <w:lang w:val="en-GB"/>
        </w:rPr>
      </w:pPr>
      <w:proofErr w:type="spellStart"/>
      <w:proofErr w:type="gramStart"/>
      <w:r w:rsidRPr="004E75DA">
        <w:rPr>
          <w:rFonts w:cstheme="minorHAnsi"/>
          <w:b w:val="0"/>
          <w:bCs w:val="0"/>
          <w:i/>
          <w:iCs/>
          <w:sz w:val="22"/>
          <w:szCs w:val="22"/>
          <w:lang w:val="en-GB"/>
        </w:rPr>
        <w:t>PupilCore</w:t>
      </w:r>
      <w:proofErr w:type="spellEnd"/>
      <w:r w:rsidRPr="004E75DA">
        <w:rPr>
          <w:rFonts w:cstheme="minorHAnsi"/>
          <w:b w:val="0"/>
          <w:bCs w:val="0"/>
          <w:i/>
          <w:iCs/>
          <w:sz w:val="22"/>
          <w:szCs w:val="22"/>
          <w:lang w:val="en-GB"/>
        </w:rPr>
        <w:t>(</w:t>
      </w:r>
      <w:proofErr w:type="gramEnd"/>
      <w:r w:rsidRPr="004E75DA">
        <w:rPr>
          <w:rFonts w:cstheme="minorHAnsi"/>
          <w:b w:val="0"/>
          <w:bCs w:val="0"/>
          <w:i/>
          <w:iCs/>
          <w:sz w:val="22"/>
          <w:szCs w:val="22"/>
          <w:lang w:val="en-GB"/>
        </w:rPr>
        <w:t>)</w:t>
      </w:r>
      <w:r w:rsidR="00D3087C" w:rsidRPr="004E75DA">
        <w:rPr>
          <w:rFonts w:cstheme="minorHAnsi"/>
          <w:b w:val="0"/>
          <w:bCs w:val="0"/>
          <w:i/>
          <w:iCs/>
          <w:sz w:val="22"/>
          <w:szCs w:val="22"/>
          <w:lang w:val="en-GB"/>
        </w:rPr>
        <w:t xml:space="preserve">. </w:t>
      </w:r>
      <w:r w:rsidR="00D3087C" w:rsidRPr="004E75DA">
        <w:rPr>
          <w:rFonts w:cstheme="minorHAnsi"/>
          <w:b w:val="0"/>
          <w:bCs w:val="0"/>
          <w:sz w:val="22"/>
          <w:szCs w:val="22"/>
          <w:lang w:val="en-GB"/>
        </w:rPr>
        <w:t xml:space="preserve">The </w:t>
      </w:r>
      <w:proofErr w:type="spellStart"/>
      <w:proofErr w:type="gramStart"/>
      <w:r w:rsidR="00D3087C" w:rsidRPr="004E75DA">
        <w:rPr>
          <w:rFonts w:cstheme="minorHAnsi"/>
          <w:b w:val="0"/>
          <w:bCs w:val="0"/>
          <w:i/>
          <w:iCs/>
          <w:sz w:val="22"/>
          <w:szCs w:val="22"/>
          <w:lang w:val="en-GB"/>
        </w:rPr>
        <w:t>PupilCore</w:t>
      </w:r>
      <w:proofErr w:type="spellEnd"/>
      <w:r w:rsidR="00D3087C" w:rsidRPr="004E75DA">
        <w:rPr>
          <w:rFonts w:cstheme="minorHAnsi"/>
          <w:b w:val="0"/>
          <w:bCs w:val="0"/>
          <w:i/>
          <w:iCs/>
          <w:sz w:val="22"/>
          <w:szCs w:val="22"/>
          <w:lang w:val="en-GB"/>
        </w:rPr>
        <w:t>(</w:t>
      </w:r>
      <w:proofErr w:type="gramEnd"/>
      <w:r w:rsidR="00D3087C" w:rsidRPr="004E75DA">
        <w:rPr>
          <w:rFonts w:cstheme="minorHAnsi"/>
          <w:b w:val="0"/>
          <w:bCs w:val="0"/>
          <w:i/>
          <w:iCs/>
          <w:sz w:val="22"/>
          <w:szCs w:val="22"/>
          <w:lang w:val="en-GB"/>
        </w:rPr>
        <w:t>)</w:t>
      </w:r>
      <w:r w:rsidR="00D3087C" w:rsidRPr="004E75DA">
        <w:rPr>
          <w:rFonts w:cstheme="minorHAnsi"/>
          <w:b w:val="0"/>
          <w:bCs w:val="0"/>
          <w:sz w:val="22"/>
          <w:szCs w:val="22"/>
          <w:lang w:val="en-GB"/>
        </w:rPr>
        <w:t xml:space="preserve"> class</w:t>
      </w:r>
      <w:r w:rsidRPr="004E75DA">
        <w:rPr>
          <w:rFonts w:cstheme="minorHAnsi"/>
          <w:b w:val="0"/>
          <w:bCs w:val="0"/>
          <w:i/>
          <w:iCs/>
          <w:sz w:val="22"/>
          <w:szCs w:val="22"/>
          <w:lang w:val="en-GB"/>
        </w:rPr>
        <w:t xml:space="preserve"> </w:t>
      </w:r>
      <w:r w:rsidRPr="004E75DA">
        <w:rPr>
          <w:rFonts w:cstheme="minorHAnsi"/>
          <w:b w:val="0"/>
          <w:bCs w:val="0"/>
          <w:sz w:val="22"/>
          <w:szCs w:val="22"/>
          <w:lang w:val="en-GB"/>
        </w:rPr>
        <w:t>simplifies connecting to the eye tracker and controlling basic functionality</w:t>
      </w:r>
      <w:r w:rsidR="00D3087C" w:rsidRPr="004E75DA">
        <w:rPr>
          <w:rFonts w:cstheme="minorHAnsi"/>
          <w:b w:val="0"/>
          <w:bCs w:val="0"/>
          <w:sz w:val="22"/>
          <w:szCs w:val="22"/>
          <w:lang w:val="en-GB"/>
        </w:rPr>
        <w:t>,</w:t>
      </w:r>
      <w:r w:rsidRPr="004E75DA">
        <w:rPr>
          <w:rFonts w:cstheme="minorHAnsi"/>
          <w:b w:val="0"/>
          <w:bCs w:val="0"/>
          <w:sz w:val="22"/>
          <w:szCs w:val="22"/>
          <w:lang w:val="en-GB"/>
        </w:rPr>
        <w:t xml:space="preserve"> such as starting and stopping recording</w:t>
      </w:r>
      <w:r w:rsidR="00D3087C" w:rsidRPr="004E75DA">
        <w:rPr>
          <w:rFonts w:cstheme="minorHAnsi"/>
          <w:b w:val="0"/>
          <w:bCs w:val="0"/>
          <w:sz w:val="22"/>
          <w:szCs w:val="22"/>
          <w:lang w:val="en-GB"/>
        </w:rPr>
        <w:t xml:space="preserve">, </w:t>
      </w:r>
      <w:r w:rsidRPr="004E75DA">
        <w:rPr>
          <w:rFonts w:cstheme="minorHAnsi"/>
          <w:b w:val="0"/>
          <w:bCs w:val="0"/>
          <w:sz w:val="22"/>
          <w:szCs w:val="22"/>
          <w:lang w:val="en-GB"/>
        </w:rPr>
        <w:t>sending event markers</w:t>
      </w:r>
      <w:r w:rsidR="00D3087C" w:rsidRPr="004E75DA">
        <w:rPr>
          <w:rFonts w:cstheme="minorHAnsi"/>
          <w:b w:val="0"/>
          <w:bCs w:val="0"/>
          <w:sz w:val="22"/>
          <w:szCs w:val="22"/>
          <w:lang w:val="en-GB"/>
        </w:rPr>
        <w:t xml:space="preserve"> and accessing the current time</w:t>
      </w:r>
      <w:r w:rsidRPr="004E75DA">
        <w:rPr>
          <w:rFonts w:cstheme="minorHAnsi"/>
          <w:b w:val="0"/>
          <w:bCs w:val="0"/>
          <w:sz w:val="22"/>
          <w:szCs w:val="22"/>
          <w:lang w:val="en-GB"/>
        </w:rPr>
        <w:t xml:space="preserve">. </w:t>
      </w:r>
    </w:p>
    <w:p w14:paraId="0D29BF1B" w14:textId="08E3D0AF" w:rsidR="004E75DA" w:rsidRDefault="004E617D" w:rsidP="00D3087C">
      <w:pPr>
        <w:pStyle w:val="Heading2"/>
        <w:ind w:firstLine="720"/>
        <w:rPr>
          <w:rFonts w:cstheme="minorHAnsi"/>
          <w:b w:val="0"/>
          <w:bCs w:val="0"/>
          <w:sz w:val="22"/>
          <w:szCs w:val="22"/>
          <w:lang w:val="en-GB"/>
        </w:rPr>
      </w:pPr>
      <w:proofErr w:type="spellStart"/>
      <w:proofErr w:type="gramStart"/>
      <w:r w:rsidRPr="004E75DA">
        <w:rPr>
          <w:b w:val="0"/>
          <w:bCs w:val="0"/>
          <w:i/>
          <w:iCs/>
          <w:sz w:val="22"/>
          <w:szCs w:val="22"/>
          <w:lang w:val="en-GB"/>
        </w:rPr>
        <w:lastRenderedPageBreak/>
        <w:t>LightStamper</w:t>
      </w:r>
      <w:proofErr w:type="spellEnd"/>
      <w:r w:rsidRPr="004E75DA">
        <w:rPr>
          <w:b w:val="0"/>
          <w:bCs w:val="0"/>
          <w:i/>
          <w:iCs/>
          <w:sz w:val="22"/>
          <w:szCs w:val="22"/>
          <w:lang w:val="en-GB"/>
        </w:rPr>
        <w:t>(</w:t>
      </w:r>
      <w:proofErr w:type="gramEnd"/>
      <w:r w:rsidRPr="004E75DA">
        <w:rPr>
          <w:b w:val="0"/>
          <w:bCs w:val="0"/>
          <w:i/>
          <w:iCs/>
          <w:sz w:val="22"/>
          <w:szCs w:val="22"/>
          <w:lang w:val="en-GB"/>
        </w:rPr>
        <w:t>)</w:t>
      </w:r>
      <w:r w:rsidR="00D3087C" w:rsidRPr="004E75DA">
        <w:rPr>
          <w:b w:val="0"/>
          <w:bCs w:val="0"/>
          <w:i/>
          <w:iCs/>
          <w:sz w:val="22"/>
          <w:szCs w:val="22"/>
          <w:lang w:val="en-GB"/>
        </w:rPr>
        <w:t xml:space="preserve">. </w:t>
      </w:r>
      <w:r w:rsidR="00D62486" w:rsidRPr="004E75DA">
        <w:rPr>
          <w:b w:val="0"/>
          <w:bCs w:val="0"/>
          <w:sz w:val="22"/>
          <w:szCs w:val="22"/>
          <w:lang w:val="en-GB"/>
        </w:rPr>
        <w:t xml:space="preserve">The </w:t>
      </w:r>
      <w:proofErr w:type="spellStart"/>
      <w:proofErr w:type="gramStart"/>
      <w:r w:rsidR="00D62486" w:rsidRPr="004E75DA">
        <w:rPr>
          <w:b w:val="0"/>
          <w:bCs w:val="0"/>
          <w:i/>
          <w:iCs/>
          <w:sz w:val="22"/>
          <w:szCs w:val="22"/>
          <w:lang w:val="en-GB"/>
        </w:rPr>
        <w:t>LightStamper</w:t>
      </w:r>
      <w:proofErr w:type="spellEnd"/>
      <w:r w:rsidR="00D62486" w:rsidRPr="004E75DA">
        <w:rPr>
          <w:b w:val="0"/>
          <w:bCs w:val="0"/>
          <w:i/>
          <w:iCs/>
          <w:sz w:val="22"/>
          <w:szCs w:val="22"/>
          <w:lang w:val="en-GB"/>
        </w:rPr>
        <w:t>(</w:t>
      </w:r>
      <w:proofErr w:type="gramEnd"/>
      <w:r w:rsidR="00D62486" w:rsidRPr="004E75DA">
        <w:rPr>
          <w:b w:val="0"/>
          <w:bCs w:val="0"/>
          <w:i/>
          <w:iCs/>
          <w:sz w:val="22"/>
          <w:szCs w:val="22"/>
          <w:lang w:val="en-GB"/>
        </w:rPr>
        <w:t>)</w:t>
      </w:r>
      <w:r w:rsidR="00D62486" w:rsidRPr="004E75DA">
        <w:rPr>
          <w:b w:val="0"/>
          <w:bCs w:val="0"/>
          <w:sz w:val="22"/>
          <w:szCs w:val="22"/>
          <w:lang w:val="en-GB"/>
        </w:rPr>
        <w:t xml:space="preserve"> </w:t>
      </w:r>
      <w:r w:rsidRPr="004E75DA">
        <w:rPr>
          <w:b w:val="0"/>
          <w:bCs w:val="0"/>
          <w:sz w:val="22"/>
          <w:szCs w:val="22"/>
          <w:lang w:val="en-GB"/>
        </w:rPr>
        <w:t>is</w:t>
      </w:r>
      <w:r w:rsidRPr="004E75DA">
        <w:rPr>
          <w:b w:val="0"/>
          <w:bCs w:val="0"/>
          <w:i/>
          <w:iCs/>
          <w:sz w:val="22"/>
          <w:szCs w:val="22"/>
          <w:lang w:val="en-GB"/>
        </w:rPr>
        <w:t xml:space="preserve"> </w:t>
      </w:r>
      <w:r w:rsidR="00D62486" w:rsidRPr="004E75DA">
        <w:rPr>
          <w:b w:val="0"/>
          <w:bCs w:val="0"/>
          <w:sz w:val="22"/>
          <w:szCs w:val="22"/>
          <w:lang w:val="en-GB"/>
        </w:rPr>
        <w:t>the basis for integrating with a light source</w:t>
      </w:r>
      <w:r w:rsidR="004E75DA">
        <w:rPr>
          <w:b w:val="0"/>
          <w:bCs w:val="0"/>
          <w:sz w:val="22"/>
          <w:szCs w:val="22"/>
          <w:lang w:val="en-GB"/>
        </w:rPr>
        <w:t xml:space="preserve"> and creating </w:t>
      </w:r>
      <w:r w:rsidR="005E3EF2">
        <w:rPr>
          <w:b w:val="0"/>
          <w:bCs w:val="0"/>
          <w:sz w:val="22"/>
          <w:szCs w:val="22"/>
          <w:lang w:val="en-GB"/>
        </w:rPr>
        <w:t xml:space="preserve">labelled </w:t>
      </w:r>
      <w:r w:rsidR="004E75DA">
        <w:rPr>
          <w:b w:val="0"/>
          <w:bCs w:val="0"/>
          <w:sz w:val="22"/>
          <w:szCs w:val="22"/>
          <w:lang w:val="en-GB"/>
        </w:rPr>
        <w:t>timestamps that can be used to extract the pupil data relative to the onset of a light stimulus</w:t>
      </w:r>
      <w:r w:rsidR="00D62486" w:rsidRPr="004E75DA">
        <w:rPr>
          <w:b w:val="0"/>
          <w:bCs w:val="0"/>
          <w:sz w:val="22"/>
          <w:szCs w:val="22"/>
          <w:lang w:val="en-GB"/>
        </w:rPr>
        <w:t xml:space="preserve">. It is </w:t>
      </w:r>
      <w:r w:rsidRPr="004E75DA">
        <w:rPr>
          <w:rFonts w:cstheme="minorHAnsi"/>
          <w:b w:val="0"/>
          <w:bCs w:val="0"/>
          <w:sz w:val="22"/>
          <w:szCs w:val="22"/>
          <w:lang w:val="en-GB"/>
        </w:rPr>
        <w:t xml:space="preserve">subclass of </w:t>
      </w:r>
      <w:proofErr w:type="spellStart"/>
      <w:proofErr w:type="gramStart"/>
      <w:r w:rsidRPr="004E75DA">
        <w:rPr>
          <w:rFonts w:cstheme="minorHAnsi"/>
          <w:b w:val="0"/>
          <w:bCs w:val="0"/>
          <w:sz w:val="22"/>
          <w:szCs w:val="22"/>
          <w:lang w:val="en-GB"/>
        </w:rPr>
        <w:t>threading.Thread</w:t>
      </w:r>
      <w:proofErr w:type="spellEnd"/>
      <w:proofErr w:type="gramEnd"/>
      <w:r w:rsidRPr="004E75DA">
        <w:rPr>
          <w:rFonts w:cstheme="minorHAnsi"/>
          <w:b w:val="0"/>
          <w:bCs w:val="0"/>
          <w:sz w:val="22"/>
          <w:szCs w:val="22"/>
          <w:lang w:val="en-GB"/>
        </w:rPr>
        <w:t xml:space="preserve"> which has its </w:t>
      </w:r>
      <w:r w:rsidR="004E75DA">
        <w:rPr>
          <w:rFonts w:cstheme="minorHAnsi"/>
          <w:b w:val="0"/>
          <w:bCs w:val="0"/>
          <w:sz w:val="22"/>
          <w:szCs w:val="22"/>
          <w:lang w:val="en-GB"/>
        </w:rPr>
        <w:t>‘.</w:t>
      </w:r>
      <w:r w:rsidRPr="004E75DA">
        <w:rPr>
          <w:rFonts w:cstheme="minorHAnsi"/>
          <w:b w:val="0"/>
          <w:bCs w:val="0"/>
          <w:sz w:val="22"/>
          <w:szCs w:val="22"/>
          <w:lang w:val="en-GB"/>
        </w:rPr>
        <w:t>run</w:t>
      </w:r>
      <w:r w:rsidR="004E75DA">
        <w:rPr>
          <w:rFonts w:cstheme="minorHAnsi"/>
          <w:b w:val="0"/>
          <w:bCs w:val="0"/>
          <w:sz w:val="22"/>
          <w:szCs w:val="22"/>
          <w:lang w:val="en-GB"/>
        </w:rPr>
        <w:t>’</w:t>
      </w:r>
      <w:r w:rsidRPr="004E75DA">
        <w:rPr>
          <w:rFonts w:cstheme="minorHAnsi"/>
          <w:b w:val="0"/>
          <w:bCs w:val="0"/>
          <w:sz w:val="22"/>
          <w:szCs w:val="22"/>
          <w:lang w:val="en-GB"/>
        </w:rPr>
        <w:t xml:space="preserve"> method overridden with code for detecting the onset of a light.</w:t>
      </w:r>
      <w:r w:rsidR="00D3087C" w:rsidRPr="004E75DA">
        <w:rPr>
          <w:rFonts w:cstheme="minorHAnsi"/>
          <w:b w:val="0"/>
          <w:bCs w:val="0"/>
          <w:sz w:val="22"/>
          <w:szCs w:val="22"/>
          <w:lang w:val="en-GB"/>
        </w:rPr>
        <w:t xml:space="preserve"> </w:t>
      </w:r>
      <w:r w:rsidRPr="004E75DA">
        <w:rPr>
          <w:rFonts w:cstheme="minorHAnsi"/>
          <w:b w:val="0"/>
          <w:bCs w:val="0"/>
          <w:sz w:val="22"/>
          <w:szCs w:val="22"/>
          <w:lang w:val="en-GB"/>
        </w:rPr>
        <w:t xml:space="preserve">Once initiated, the </w:t>
      </w:r>
      <w:proofErr w:type="spellStart"/>
      <w:proofErr w:type="gramStart"/>
      <w:r w:rsidRPr="004E75DA">
        <w:rPr>
          <w:rFonts w:cstheme="minorHAnsi"/>
          <w:b w:val="0"/>
          <w:bCs w:val="0"/>
          <w:sz w:val="22"/>
          <w:szCs w:val="22"/>
          <w:lang w:val="en-GB"/>
        </w:rPr>
        <w:t>LightStamper</w:t>
      </w:r>
      <w:proofErr w:type="spellEnd"/>
      <w:r w:rsidRPr="004E75DA">
        <w:rPr>
          <w:rFonts w:cstheme="minorHAnsi"/>
          <w:b w:val="0"/>
          <w:bCs w:val="0"/>
          <w:sz w:val="22"/>
          <w:szCs w:val="22"/>
          <w:lang w:val="en-GB"/>
        </w:rPr>
        <w:t>(</w:t>
      </w:r>
      <w:proofErr w:type="gramEnd"/>
      <w:r w:rsidRPr="004E75DA">
        <w:rPr>
          <w:rFonts w:cstheme="minorHAnsi"/>
          <w:b w:val="0"/>
          <w:bCs w:val="0"/>
          <w:sz w:val="22"/>
          <w:szCs w:val="22"/>
          <w:lang w:val="en-GB"/>
        </w:rPr>
        <w:t>) keeps track of the two most recent frames from the Pupil Core world camera</w:t>
      </w:r>
      <w:r w:rsidR="004E75DA">
        <w:rPr>
          <w:rFonts w:cstheme="minorHAnsi"/>
          <w:b w:val="0"/>
          <w:bCs w:val="0"/>
          <w:sz w:val="22"/>
          <w:szCs w:val="22"/>
          <w:lang w:val="en-GB"/>
        </w:rPr>
        <w:t xml:space="preserve">, </w:t>
      </w:r>
      <w:r w:rsidRPr="004E75DA">
        <w:rPr>
          <w:rFonts w:cstheme="minorHAnsi"/>
          <w:b w:val="0"/>
          <w:bCs w:val="0"/>
          <w:sz w:val="22"/>
          <w:szCs w:val="22"/>
          <w:lang w:val="en-GB"/>
        </w:rPr>
        <w:t>which must be aimed at the light source. When the average RGB difference of the two frames exceeds a given threshold, an ‘annotation’ is sent to Pupil Capture to mark the time of light onset. Figure 2 shows a minimal example of how to use the pupil module to measure the light reflex with any light source (e.g., a light switch in a dark room).</w:t>
      </w:r>
      <w:r w:rsidR="00D3087C" w:rsidRPr="004E75DA">
        <w:rPr>
          <w:sz w:val="22"/>
          <w:szCs w:val="22"/>
        </w:rPr>
        <w:t xml:space="preserve"> </w:t>
      </w:r>
      <w:r w:rsidR="004E75DA" w:rsidRPr="004E75DA">
        <w:rPr>
          <w:rFonts w:cstheme="minorHAnsi"/>
          <w:b w:val="0"/>
          <w:bCs w:val="0"/>
          <w:sz w:val="22"/>
          <w:szCs w:val="22"/>
          <w:lang w:val="en-GB"/>
        </w:rPr>
        <w:t>Given a suitable geometry and appropriately tuned parameters,</w:t>
      </w:r>
      <w:r w:rsidR="004E75DA">
        <w:rPr>
          <w:rFonts w:cstheme="minorHAnsi"/>
          <w:b w:val="0"/>
          <w:bCs w:val="0"/>
          <w:sz w:val="22"/>
          <w:szCs w:val="22"/>
          <w:lang w:val="en-GB"/>
        </w:rPr>
        <w:t xml:space="preserve"> the </w:t>
      </w:r>
      <w:proofErr w:type="spellStart"/>
      <w:proofErr w:type="gramStart"/>
      <w:r w:rsidR="004E75DA" w:rsidRPr="004E75DA">
        <w:rPr>
          <w:rFonts w:cstheme="minorHAnsi"/>
          <w:b w:val="0"/>
          <w:bCs w:val="0"/>
          <w:i/>
          <w:iCs/>
          <w:sz w:val="22"/>
          <w:szCs w:val="22"/>
          <w:lang w:val="en-GB"/>
        </w:rPr>
        <w:t>LightStamper</w:t>
      </w:r>
      <w:proofErr w:type="spellEnd"/>
      <w:r w:rsidR="004E75DA" w:rsidRPr="004E75DA">
        <w:rPr>
          <w:rFonts w:cstheme="minorHAnsi"/>
          <w:b w:val="0"/>
          <w:bCs w:val="0"/>
          <w:i/>
          <w:iCs/>
          <w:sz w:val="22"/>
          <w:szCs w:val="22"/>
          <w:lang w:val="en-GB"/>
        </w:rPr>
        <w:t>(</w:t>
      </w:r>
      <w:proofErr w:type="gramEnd"/>
      <w:r w:rsidR="004E75DA" w:rsidRPr="004E75DA">
        <w:rPr>
          <w:rFonts w:cstheme="minorHAnsi"/>
          <w:b w:val="0"/>
          <w:bCs w:val="0"/>
          <w:i/>
          <w:iCs/>
          <w:sz w:val="22"/>
          <w:szCs w:val="22"/>
          <w:lang w:val="en-GB"/>
        </w:rPr>
        <w:t>)</w:t>
      </w:r>
      <w:r w:rsidR="004E75DA">
        <w:rPr>
          <w:rFonts w:cstheme="minorHAnsi"/>
          <w:b w:val="0"/>
          <w:bCs w:val="0"/>
          <w:sz w:val="22"/>
          <w:szCs w:val="22"/>
          <w:lang w:val="en-GB"/>
        </w:rPr>
        <w:t xml:space="preserve"> flawlessly detects the first frame where the onset of a light stimulus is noticeable, thereby supporting</w:t>
      </w:r>
      <w:r w:rsidR="004E75DA" w:rsidRPr="004E75DA">
        <w:rPr>
          <w:rFonts w:cstheme="minorHAnsi"/>
          <w:b w:val="0"/>
          <w:bCs w:val="0"/>
          <w:sz w:val="22"/>
          <w:szCs w:val="22"/>
          <w:lang w:val="en-GB"/>
        </w:rPr>
        <w:t xml:space="preserve"> seamless integration with any light source.</w:t>
      </w:r>
      <w:r w:rsidR="004E75DA">
        <w:rPr>
          <w:rFonts w:cstheme="minorHAnsi"/>
          <w:b w:val="0"/>
          <w:bCs w:val="0"/>
          <w:sz w:val="22"/>
          <w:szCs w:val="22"/>
          <w:lang w:val="en-GB"/>
        </w:rPr>
        <w:t xml:space="preserve"> </w:t>
      </w:r>
    </w:p>
    <w:p w14:paraId="4F5AD79F" w14:textId="2FD4AC8D" w:rsidR="00D3087C" w:rsidRPr="004E75DA" w:rsidRDefault="004E75DA" w:rsidP="00D3087C">
      <w:pPr>
        <w:pStyle w:val="Heading2"/>
        <w:ind w:firstLine="720"/>
        <w:rPr>
          <w:rFonts w:cstheme="minorHAnsi"/>
          <w:b w:val="0"/>
          <w:bCs w:val="0"/>
          <w:sz w:val="22"/>
          <w:szCs w:val="22"/>
          <w:lang w:val="en-GB"/>
        </w:rPr>
      </w:pPr>
      <w:r>
        <w:rPr>
          <w:rFonts w:cstheme="minorHAnsi"/>
          <w:b w:val="0"/>
          <w:bCs w:val="0"/>
          <w:sz w:val="22"/>
          <w:szCs w:val="22"/>
          <w:lang w:val="en-GB"/>
        </w:rPr>
        <w:t xml:space="preserve">The accuracy of the </w:t>
      </w:r>
      <w:proofErr w:type="spellStart"/>
      <w:proofErr w:type="gramStart"/>
      <w:r>
        <w:rPr>
          <w:rFonts w:cstheme="minorHAnsi"/>
          <w:b w:val="0"/>
          <w:bCs w:val="0"/>
          <w:sz w:val="22"/>
          <w:szCs w:val="22"/>
          <w:lang w:val="en-GB"/>
        </w:rPr>
        <w:t>LightStamper</w:t>
      </w:r>
      <w:proofErr w:type="spellEnd"/>
      <w:r>
        <w:rPr>
          <w:rFonts w:cstheme="minorHAnsi"/>
          <w:b w:val="0"/>
          <w:bCs w:val="0"/>
          <w:sz w:val="22"/>
          <w:szCs w:val="22"/>
          <w:lang w:val="en-GB"/>
        </w:rPr>
        <w:t>(</w:t>
      </w:r>
      <w:proofErr w:type="gramEnd"/>
      <w:r>
        <w:rPr>
          <w:rFonts w:cstheme="minorHAnsi"/>
          <w:b w:val="0"/>
          <w:bCs w:val="0"/>
          <w:sz w:val="22"/>
          <w:szCs w:val="22"/>
          <w:lang w:val="en-GB"/>
        </w:rPr>
        <w:t>) is limited by the degree to which Pupil Core’s cameras are synchronised. In our own testing, we found this to be suboptimal, meaning that latency measures are affected. More here.</w:t>
      </w:r>
    </w:p>
    <w:p w14:paraId="49768E76" w14:textId="6B0EBBDC" w:rsidR="004E617D" w:rsidRPr="004E75DA" w:rsidRDefault="004E617D" w:rsidP="004E617D">
      <w:pPr>
        <w:pStyle w:val="Heading2"/>
        <w:ind w:firstLine="720"/>
        <w:rPr>
          <w:rFonts w:cstheme="minorHAnsi"/>
          <w:b w:val="0"/>
          <w:bCs w:val="0"/>
          <w:sz w:val="22"/>
          <w:szCs w:val="22"/>
          <w:lang w:val="en-GB"/>
        </w:rPr>
      </w:pPr>
    </w:p>
    <w:p w14:paraId="6444220A" w14:textId="77777777" w:rsidR="004E617D" w:rsidRPr="004E75DA" w:rsidRDefault="004E617D" w:rsidP="004E617D">
      <w:pPr>
        <w:keepNext/>
        <w:ind w:firstLine="0"/>
        <w:jc w:val="center"/>
        <w:rPr>
          <w:sz w:val="22"/>
          <w:szCs w:val="22"/>
        </w:rPr>
      </w:pPr>
      <w:r w:rsidRPr="004E75DA">
        <w:rPr>
          <w:noProof/>
          <w:sz w:val="22"/>
          <w:szCs w:val="22"/>
        </w:rPr>
        <w:drawing>
          <wp:inline distT="0" distB="0" distL="0" distR="0" wp14:anchorId="7743422F" wp14:editId="6A4EF936">
            <wp:extent cx="3013023" cy="2015247"/>
            <wp:effectExtent l="0" t="0" r="0" b="444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33797" cy="2029142"/>
                    </a:xfrm>
                    <a:prstGeom prst="rect">
                      <a:avLst/>
                    </a:prstGeom>
                  </pic:spPr>
                </pic:pic>
              </a:graphicData>
            </a:graphic>
          </wp:inline>
        </w:drawing>
      </w:r>
    </w:p>
    <w:p w14:paraId="24DAC1A3" w14:textId="5369C344" w:rsidR="004E617D" w:rsidRPr="004E75DA" w:rsidRDefault="004E617D" w:rsidP="004E617D">
      <w:pPr>
        <w:pStyle w:val="Caption"/>
        <w:rPr>
          <w:i w:val="0"/>
          <w:iCs w:val="0"/>
          <w:szCs w:val="22"/>
        </w:rPr>
      </w:pPr>
      <w:r w:rsidRPr="004E75DA">
        <w:rPr>
          <w:szCs w:val="22"/>
        </w:rPr>
        <w:t xml:space="preserve">Figure </w:t>
      </w:r>
      <w:r w:rsidRPr="004E75DA">
        <w:rPr>
          <w:szCs w:val="22"/>
        </w:rPr>
        <w:fldChar w:fldCharType="begin"/>
      </w:r>
      <w:r w:rsidRPr="004E75DA">
        <w:rPr>
          <w:szCs w:val="22"/>
        </w:rPr>
        <w:instrText xml:space="preserve"> SEQ Figure \* ARABIC </w:instrText>
      </w:r>
      <w:r w:rsidRPr="004E75DA">
        <w:rPr>
          <w:szCs w:val="22"/>
        </w:rPr>
        <w:fldChar w:fldCharType="separate"/>
      </w:r>
      <w:r w:rsidR="004E75DA">
        <w:rPr>
          <w:noProof/>
          <w:szCs w:val="22"/>
        </w:rPr>
        <w:t>1</w:t>
      </w:r>
      <w:r w:rsidRPr="004E75DA">
        <w:rPr>
          <w:szCs w:val="22"/>
        </w:rPr>
        <w:fldChar w:fldCharType="end"/>
      </w:r>
      <w:r w:rsidRPr="004E75DA">
        <w:rPr>
          <w:szCs w:val="22"/>
        </w:rPr>
        <w:t xml:space="preserve">. </w:t>
      </w:r>
      <w:r w:rsidRPr="004E75DA">
        <w:rPr>
          <w:i w:val="0"/>
          <w:iCs w:val="0"/>
          <w:szCs w:val="22"/>
        </w:rPr>
        <w:t xml:space="preserve">Example code showing how to use </w:t>
      </w:r>
      <w:proofErr w:type="spellStart"/>
      <w:r w:rsidRPr="004E75DA">
        <w:rPr>
          <w:i w:val="0"/>
          <w:iCs w:val="0"/>
          <w:szCs w:val="22"/>
        </w:rPr>
        <w:t>PyPlr’s</w:t>
      </w:r>
      <w:proofErr w:type="spellEnd"/>
      <w:r w:rsidRPr="004E75DA">
        <w:rPr>
          <w:i w:val="0"/>
          <w:iCs w:val="0"/>
          <w:szCs w:val="22"/>
        </w:rPr>
        <w:t xml:space="preserve"> </w:t>
      </w:r>
      <w:r w:rsidRPr="004E75DA">
        <w:rPr>
          <w:szCs w:val="22"/>
        </w:rPr>
        <w:t>pupil</w:t>
      </w:r>
      <w:r w:rsidR="004E75DA">
        <w:rPr>
          <w:szCs w:val="22"/>
        </w:rPr>
        <w:t>.py</w:t>
      </w:r>
      <w:r w:rsidRPr="004E75DA">
        <w:rPr>
          <w:i w:val="0"/>
          <w:iCs w:val="0"/>
          <w:szCs w:val="22"/>
        </w:rPr>
        <w:t xml:space="preserve"> module to record a pupil response to any light stimulus. The result is a Pupil Labs recording with an annotation marking the time at which the light was presented. </w:t>
      </w:r>
    </w:p>
    <w:p w14:paraId="57E43088" w14:textId="77777777" w:rsidR="004E617D" w:rsidRPr="004E75DA" w:rsidRDefault="004E617D" w:rsidP="004E617D">
      <w:pPr>
        <w:rPr>
          <w:sz w:val="22"/>
          <w:szCs w:val="22"/>
          <w:lang w:val="en-GB"/>
        </w:rPr>
      </w:pPr>
    </w:p>
    <w:p w14:paraId="11634FD8" w14:textId="3A67146A" w:rsidR="004F31CF" w:rsidRPr="004E75DA" w:rsidRDefault="000512CE" w:rsidP="000512CE">
      <w:pPr>
        <w:keepNext/>
        <w:jc w:val="center"/>
        <w:rPr>
          <w:sz w:val="22"/>
          <w:szCs w:val="22"/>
        </w:rPr>
      </w:pPr>
      <w:r w:rsidRPr="004E75DA">
        <w:rPr>
          <w:sz w:val="22"/>
          <w:szCs w:val="22"/>
        </w:rPr>
        <w:lastRenderedPageBreak/>
        <w:drawing>
          <wp:inline distT="0" distB="0" distL="0" distR="0" wp14:anchorId="0D90945D" wp14:editId="5D5A245C">
            <wp:extent cx="2015913" cy="1750151"/>
            <wp:effectExtent l="0" t="0" r="3810" b="2540"/>
            <wp:docPr id="5" name="Picture 4" descr="A picture containing wall, indoor, person&#10;&#10;Description automatically generated">
              <a:extLst xmlns:a="http://schemas.openxmlformats.org/drawingml/2006/main">
                <a:ext uri="{FF2B5EF4-FFF2-40B4-BE49-F238E27FC236}">
                  <a16:creationId xmlns:a16="http://schemas.microsoft.com/office/drawing/2014/main" id="{46BDBD04-3A60-D843-9E31-8F75E544B9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wall, indoor, person&#10;&#10;Description automatically generated">
                      <a:extLst>
                        <a:ext uri="{FF2B5EF4-FFF2-40B4-BE49-F238E27FC236}">
                          <a16:creationId xmlns:a16="http://schemas.microsoft.com/office/drawing/2014/main" id="{46BDBD04-3A60-D843-9E31-8F75E544B9DF}"/>
                        </a:ext>
                      </a:extLst>
                    </pic:cNvPr>
                    <pic:cNvPicPr>
                      <a:picLocks noChangeAspect="1"/>
                    </pic:cNvPicPr>
                  </pic:nvPicPr>
                  <pic:blipFill rotWithShape="1">
                    <a:blip r:embed="rId12">
                      <a:extLst>
                        <a:ext uri="{28A0092B-C50C-407E-A947-70E740481C1C}">
                          <a14:useLocalDpi xmlns:a14="http://schemas.microsoft.com/office/drawing/2010/main"/>
                        </a:ext>
                      </a:extLst>
                    </a:blip>
                    <a:srcRect/>
                    <a:stretch/>
                  </pic:blipFill>
                  <pic:spPr>
                    <a:xfrm>
                      <a:off x="0" y="0"/>
                      <a:ext cx="2067123" cy="1794610"/>
                    </a:xfrm>
                    <a:prstGeom prst="rect">
                      <a:avLst/>
                    </a:prstGeom>
                  </pic:spPr>
                </pic:pic>
              </a:graphicData>
            </a:graphic>
          </wp:inline>
        </w:drawing>
      </w:r>
      <w:r w:rsidR="004E75DA">
        <w:rPr>
          <w:sz w:val="22"/>
          <w:szCs w:val="22"/>
        </w:rPr>
        <w:t xml:space="preserve">         </w:t>
      </w:r>
      <w:r w:rsidRPr="004E75DA">
        <w:rPr>
          <w:noProof/>
          <w:sz w:val="22"/>
          <w:szCs w:val="22"/>
        </w:rPr>
        <w:drawing>
          <wp:inline distT="0" distB="0" distL="0" distR="0" wp14:anchorId="2AA99EAC" wp14:editId="18ECC64E">
            <wp:extent cx="2895600" cy="1991246"/>
            <wp:effectExtent l="0" t="0" r="0" b="317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0796" cy="2001696"/>
                    </a:xfrm>
                    <a:prstGeom prst="rect">
                      <a:avLst/>
                    </a:prstGeom>
                  </pic:spPr>
                </pic:pic>
              </a:graphicData>
            </a:graphic>
          </wp:inline>
        </w:drawing>
      </w:r>
    </w:p>
    <w:p w14:paraId="29FADD39" w14:textId="5E0A4080" w:rsidR="004F31CF" w:rsidRPr="004E75DA" w:rsidRDefault="00070049" w:rsidP="004F31CF">
      <w:pPr>
        <w:pStyle w:val="Caption"/>
        <w:jc w:val="center"/>
        <w:rPr>
          <w:rFonts w:cstheme="minorHAnsi"/>
          <w:i w:val="0"/>
          <w:iCs w:val="0"/>
          <w:noProof/>
          <w:szCs w:val="22"/>
          <w:lang w:val="en-GB"/>
        </w:rPr>
      </w:pPr>
      <w:r w:rsidRPr="004E75DA">
        <w:rPr>
          <w:szCs w:val="22"/>
        </w:rPr>
        <w:t xml:space="preserve">Figure </w:t>
      </w:r>
      <w:r w:rsidRPr="004E75DA">
        <w:rPr>
          <w:szCs w:val="22"/>
        </w:rPr>
        <w:fldChar w:fldCharType="begin"/>
      </w:r>
      <w:r w:rsidRPr="004E75DA">
        <w:rPr>
          <w:szCs w:val="22"/>
        </w:rPr>
        <w:instrText xml:space="preserve"> SEQ Figure \* ARABIC </w:instrText>
      </w:r>
      <w:r w:rsidRPr="004E75DA">
        <w:rPr>
          <w:szCs w:val="22"/>
        </w:rPr>
        <w:fldChar w:fldCharType="separate"/>
      </w:r>
      <w:r w:rsidR="004E75DA">
        <w:rPr>
          <w:noProof/>
          <w:szCs w:val="22"/>
        </w:rPr>
        <w:t>2</w:t>
      </w:r>
      <w:r w:rsidRPr="004E75DA">
        <w:rPr>
          <w:szCs w:val="22"/>
        </w:rPr>
        <w:fldChar w:fldCharType="end"/>
      </w:r>
      <w:r w:rsidRPr="004E75DA">
        <w:rPr>
          <w:szCs w:val="22"/>
        </w:rPr>
        <w:t xml:space="preserve">. </w:t>
      </w:r>
      <w:r w:rsidR="006B4F62" w:rsidRPr="004E75DA">
        <w:rPr>
          <w:i w:val="0"/>
          <w:iCs w:val="0"/>
          <w:szCs w:val="22"/>
        </w:rPr>
        <w:t>Showing the physical</w:t>
      </w:r>
      <w:r w:rsidRPr="004E75DA">
        <w:rPr>
          <w:i w:val="0"/>
          <w:iCs w:val="0"/>
          <w:szCs w:val="22"/>
        </w:rPr>
        <w:t xml:space="preserve"> setup </w:t>
      </w:r>
      <w:r w:rsidR="00C9607E" w:rsidRPr="004E75DA">
        <w:rPr>
          <w:i w:val="0"/>
          <w:iCs w:val="0"/>
          <w:szCs w:val="22"/>
        </w:rPr>
        <w:t xml:space="preserve">(left) </w:t>
      </w:r>
      <w:r w:rsidRPr="004E75DA">
        <w:rPr>
          <w:i w:val="0"/>
          <w:iCs w:val="0"/>
          <w:szCs w:val="22"/>
        </w:rPr>
        <w:t>and software architecture</w:t>
      </w:r>
      <w:r w:rsidR="00C9607E" w:rsidRPr="004E75DA">
        <w:rPr>
          <w:i w:val="0"/>
          <w:iCs w:val="0"/>
          <w:szCs w:val="22"/>
        </w:rPr>
        <w:t xml:space="preserve"> (right).</w:t>
      </w:r>
      <w:r w:rsidRPr="004E75DA">
        <w:rPr>
          <w:i w:val="0"/>
          <w:iCs w:val="0"/>
          <w:szCs w:val="22"/>
        </w:rPr>
        <w:t xml:space="preserve"> </w:t>
      </w:r>
    </w:p>
    <w:p w14:paraId="2E8FDB11" w14:textId="77777777" w:rsidR="00972CCF" w:rsidRPr="004E75DA" w:rsidRDefault="00070049" w:rsidP="00972CCF">
      <w:pPr>
        <w:ind w:firstLine="0"/>
        <w:rPr>
          <w:rFonts w:cstheme="minorHAnsi"/>
          <w:b/>
          <w:bCs/>
          <w:sz w:val="22"/>
          <w:szCs w:val="22"/>
          <w:lang w:val="en-GB"/>
        </w:rPr>
      </w:pPr>
      <w:r w:rsidRPr="004E75DA">
        <w:rPr>
          <w:rFonts w:cstheme="minorHAnsi"/>
          <w:b/>
          <w:bCs/>
          <w:sz w:val="22"/>
          <w:szCs w:val="22"/>
          <w:lang w:val="en-GB"/>
        </w:rPr>
        <w:t>Light source</w:t>
      </w:r>
    </w:p>
    <w:p w14:paraId="3F2ACB2D" w14:textId="594622C4" w:rsidR="00387AD8" w:rsidRPr="004E75DA" w:rsidRDefault="00972CCF" w:rsidP="002E02C7">
      <w:pPr>
        <w:rPr>
          <w:rFonts w:cstheme="minorHAnsi"/>
          <w:sz w:val="22"/>
          <w:szCs w:val="22"/>
          <w:lang w:val="en-GB"/>
        </w:rPr>
      </w:pPr>
      <w:r w:rsidRPr="004E75DA">
        <w:rPr>
          <w:rFonts w:cstheme="minorHAnsi"/>
          <w:noProof/>
          <w:sz w:val="22"/>
          <w:szCs w:val="22"/>
          <w:lang w:val="en-GB"/>
        </w:rPr>
        <w:t xml:space="preserve">While users </w:t>
      </w:r>
      <w:r w:rsidR="00646406">
        <w:rPr>
          <w:rFonts w:cstheme="minorHAnsi"/>
          <w:noProof/>
          <w:sz w:val="22"/>
          <w:szCs w:val="22"/>
          <w:lang w:val="en-GB"/>
        </w:rPr>
        <w:t>are free to</w:t>
      </w:r>
      <w:r w:rsidRPr="004E75DA">
        <w:rPr>
          <w:rFonts w:cstheme="minorHAnsi"/>
          <w:noProof/>
          <w:sz w:val="22"/>
          <w:szCs w:val="22"/>
          <w:lang w:val="en-GB"/>
        </w:rPr>
        <w:t xml:space="preserve"> integrate their own light source </w:t>
      </w:r>
      <w:r w:rsidR="00C86A2C" w:rsidRPr="004E75DA">
        <w:rPr>
          <w:rFonts w:cstheme="minorHAnsi"/>
          <w:noProof/>
          <w:sz w:val="22"/>
          <w:szCs w:val="22"/>
          <w:lang w:val="en-GB"/>
        </w:rPr>
        <w:t>and</w:t>
      </w:r>
      <w:r w:rsidRPr="004E75DA">
        <w:rPr>
          <w:rFonts w:cstheme="minorHAnsi"/>
          <w:noProof/>
          <w:sz w:val="22"/>
          <w:szCs w:val="22"/>
          <w:lang w:val="en-GB"/>
        </w:rPr>
        <w:t xml:space="preserve"> stimulus geometry, we provide full native support for </w:t>
      </w:r>
      <w:r w:rsidR="00646406">
        <w:rPr>
          <w:rFonts w:cstheme="minorHAnsi"/>
          <w:noProof/>
          <w:sz w:val="22"/>
          <w:szCs w:val="22"/>
          <w:lang w:val="en-GB"/>
        </w:rPr>
        <w:t>the</w:t>
      </w:r>
      <w:r w:rsidRPr="004E75DA">
        <w:rPr>
          <w:rFonts w:cstheme="minorHAnsi"/>
          <w:noProof/>
          <w:sz w:val="22"/>
          <w:szCs w:val="22"/>
          <w:lang w:val="en-GB"/>
        </w:rPr>
        <w:t xml:space="preserve"> Spectra Tune Lab </w:t>
      </w:r>
      <w:r w:rsidRPr="004E75DA">
        <w:rPr>
          <w:rFonts w:cstheme="minorHAnsi"/>
          <w:sz w:val="22"/>
          <w:szCs w:val="22"/>
          <w:lang w:val="en-GB"/>
        </w:rPr>
        <w:t>(STLAB: LEDMOTIVE technologies, LLC)</w:t>
      </w:r>
      <w:r w:rsidR="00387AD8" w:rsidRPr="004E75DA">
        <w:rPr>
          <w:rFonts w:cstheme="minorHAnsi"/>
          <w:sz w:val="22"/>
          <w:szCs w:val="22"/>
          <w:lang w:val="en-GB"/>
        </w:rPr>
        <w:t xml:space="preserve">—a </w:t>
      </w:r>
      <w:r w:rsidRPr="004E75DA">
        <w:rPr>
          <w:rFonts w:cstheme="minorHAnsi"/>
          <w:noProof/>
          <w:sz w:val="22"/>
          <w:szCs w:val="22"/>
          <w:lang w:val="en-GB"/>
        </w:rPr>
        <w:t xml:space="preserve">high-end, research-grade, 10-LED channel light </w:t>
      </w:r>
      <w:r w:rsidR="00387AD8" w:rsidRPr="004E75DA">
        <w:rPr>
          <w:rFonts w:cstheme="minorHAnsi"/>
          <w:noProof/>
          <w:sz w:val="22"/>
          <w:szCs w:val="22"/>
          <w:lang w:val="en-GB"/>
        </w:rPr>
        <w:t>engine</w:t>
      </w:r>
      <w:r w:rsidRPr="004E75DA">
        <w:rPr>
          <w:rFonts w:cstheme="minorHAnsi"/>
          <w:noProof/>
          <w:sz w:val="22"/>
          <w:szCs w:val="22"/>
          <w:lang w:val="en-GB"/>
        </w:rPr>
        <w:t xml:space="preserve"> which allows for advanced control over the temporal and spectral properties of light stimuli. </w:t>
      </w:r>
      <w:r w:rsidR="00387AD8" w:rsidRPr="004E75DA">
        <w:rPr>
          <w:rFonts w:cstheme="minorHAnsi"/>
          <w:noProof/>
          <w:sz w:val="22"/>
          <w:szCs w:val="22"/>
          <w:lang w:val="en-GB"/>
        </w:rPr>
        <w:t xml:space="preserve">The STLAB connects via a network cable to a small computer </w:t>
      </w:r>
      <w:r w:rsidR="00646406">
        <w:rPr>
          <w:rFonts w:cstheme="minorHAnsi"/>
          <w:noProof/>
          <w:sz w:val="22"/>
          <w:szCs w:val="22"/>
          <w:lang w:val="en-GB"/>
        </w:rPr>
        <w:t>calleed the</w:t>
      </w:r>
      <w:r w:rsidR="00387AD8" w:rsidRPr="004E75DA">
        <w:rPr>
          <w:rFonts w:cstheme="minorHAnsi"/>
          <w:noProof/>
          <w:sz w:val="22"/>
          <w:szCs w:val="22"/>
          <w:lang w:val="en-GB"/>
        </w:rPr>
        <w:t xml:space="preserve"> LIGHT</w:t>
      </w:r>
      <w:r w:rsidR="00757AC4" w:rsidRPr="004E75DA">
        <w:rPr>
          <w:rFonts w:cstheme="minorHAnsi"/>
          <w:noProof/>
          <w:sz w:val="22"/>
          <w:szCs w:val="22"/>
          <w:lang w:val="en-GB"/>
        </w:rPr>
        <w:t xml:space="preserve"> </w:t>
      </w:r>
      <w:r w:rsidR="00387AD8" w:rsidRPr="004E75DA">
        <w:rPr>
          <w:rFonts w:cstheme="minorHAnsi"/>
          <w:noProof/>
          <w:sz w:val="22"/>
          <w:szCs w:val="22"/>
          <w:lang w:val="en-GB"/>
        </w:rPr>
        <w:t xml:space="preserve">HUB (a Beaglebone running Linux), which in turn connects to a computer via USB. All functionality for interfacing with the STLAB is contained in the </w:t>
      </w:r>
      <w:r w:rsidR="00387AD8" w:rsidRPr="004E75DA">
        <w:rPr>
          <w:rFonts w:cstheme="minorHAnsi"/>
          <w:i/>
          <w:iCs/>
          <w:noProof/>
          <w:sz w:val="22"/>
          <w:szCs w:val="22"/>
          <w:lang w:val="en-GB"/>
        </w:rPr>
        <w:t>stlab.py</w:t>
      </w:r>
      <w:r w:rsidR="00387AD8" w:rsidRPr="004E75DA">
        <w:rPr>
          <w:rFonts w:cstheme="minorHAnsi"/>
          <w:noProof/>
          <w:sz w:val="22"/>
          <w:szCs w:val="22"/>
          <w:lang w:val="en-GB"/>
        </w:rPr>
        <w:t xml:space="preserve"> module, the main features of which are outlined below.</w:t>
      </w:r>
      <w:r w:rsidR="002E02C7" w:rsidRPr="004E75DA">
        <w:rPr>
          <w:rFonts w:cstheme="minorHAnsi"/>
          <w:sz w:val="22"/>
          <w:szCs w:val="22"/>
          <w:lang w:val="en-GB"/>
        </w:rPr>
        <w:t xml:space="preserve"> The intensity of each LED is specified with a value between 0-4095 (12-bit resolution), corresponding to the minimum and maximum output. </w:t>
      </w:r>
    </w:p>
    <w:p w14:paraId="4F486CB0" w14:textId="34FDE1E3" w:rsidR="00646406" w:rsidRDefault="00646406" w:rsidP="00972CCF">
      <w:pPr>
        <w:rPr>
          <w:rFonts w:cstheme="minorHAnsi"/>
          <w:b/>
          <w:bCs/>
          <w:noProof/>
          <w:sz w:val="22"/>
          <w:szCs w:val="22"/>
          <w:lang w:val="en-GB"/>
        </w:rPr>
      </w:pPr>
      <w:r>
        <w:rPr>
          <w:rFonts w:cstheme="minorHAnsi"/>
          <w:b/>
          <w:bCs/>
          <w:noProof/>
          <w:sz w:val="22"/>
          <w:szCs w:val="22"/>
          <w:lang w:val="en-GB"/>
        </w:rPr>
        <w:t>stlab.py.</w:t>
      </w:r>
    </w:p>
    <w:p w14:paraId="7F637465" w14:textId="453CF9D0" w:rsidR="00387AD8" w:rsidRPr="004E75DA" w:rsidRDefault="00387AD8" w:rsidP="00972CCF">
      <w:pPr>
        <w:rPr>
          <w:rFonts w:cstheme="minorHAnsi"/>
          <w:noProof/>
          <w:sz w:val="22"/>
          <w:szCs w:val="22"/>
          <w:lang w:val="en-GB"/>
        </w:rPr>
      </w:pPr>
      <w:r w:rsidRPr="00646406">
        <w:rPr>
          <w:rFonts w:cstheme="minorHAnsi"/>
          <w:i/>
          <w:iCs/>
          <w:noProof/>
          <w:sz w:val="22"/>
          <w:szCs w:val="22"/>
          <w:lang w:val="en-GB"/>
        </w:rPr>
        <w:t>SpectraTuneLab(…).</w:t>
      </w:r>
      <w:r w:rsidRPr="004E75DA">
        <w:rPr>
          <w:rFonts w:cstheme="minorHAnsi"/>
          <w:b/>
          <w:bCs/>
          <w:noProof/>
          <w:sz w:val="22"/>
          <w:szCs w:val="22"/>
          <w:lang w:val="en-GB"/>
        </w:rPr>
        <w:t xml:space="preserve"> </w:t>
      </w:r>
      <w:r w:rsidRPr="004E75DA">
        <w:rPr>
          <w:rFonts w:cstheme="minorHAnsi"/>
          <w:noProof/>
          <w:sz w:val="22"/>
          <w:szCs w:val="22"/>
          <w:lang w:val="en-GB"/>
        </w:rPr>
        <w:t>A class for the STLAB device which uses the Python requests library to wrap the entire RESTFUL_API.</w:t>
      </w:r>
    </w:p>
    <w:p w14:paraId="3523DA99" w14:textId="76829B3B" w:rsidR="00387AD8" w:rsidRPr="004E75DA" w:rsidRDefault="00387AD8" w:rsidP="00972CCF">
      <w:pPr>
        <w:rPr>
          <w:rFonts w:cstheme="minorHAnsi"/>
          <w:noProof/>
          <w:sz w:val="22"/>
          <w:szCs w:val="22"/>
          <w:lang w:val="en-GB"/>
        </w:rPr>
      </w:pPr>
      <w:r w:rsidRPr="00646406">
        <w:rPr>
          <w:rFonts w:cstheme="minorHAnsi"/>
          <w:b/>
          <w:bCs/>
          <w:i/>
          <w:iCs/>
          <w:noProof/>
          <w:sz w:val="22"/>
          <w:szCs w:val="22"/>
          <w:lang w:val="en-GB"/>
        </w:rPr>
        <w:t>CalibrationContext(…).</w:t>
      </w:r>
      <w:r w:rsidRPr="004E75DA">
        <w:rPr>
          <w:rFonts w:cstheme="minorHAnsi"/>
          <w:b/>
          <w:bCs/>
          <w:noProof/>
          <w:sz w:val="22"/>
          <w:szCs w:val="22"/>
          <w:lang w:val="en-GB"/>
        </w:rPr>
        <w:t xml:space="preserve"> </w:t>
      </w:r>
      <w:r w:rsidRPr="004E75DA">
        <w:rPr>
          <w:rFonts w:cstheme="minorHAnsi"/>
          <w:noProof/>
          <w:sz w:val="22"/>
          <w:szCs w:val="22"/>
          <w:lang w:val="en-GB"/>
        </w:rPr>
        <w:t>A class for working with calibration data.</w:t>
      </w:r>
    </w:p>
    <w:p w14:paraId="0B8A19C0" w14:textId="0B7AE2B6" w:rsidR="00757AC4" w:rsidRPr="004E75DA" w:rsidRDefault="00757AC4" w:rsidP="00972CCF">
      <w:pPr>
        <w:rPr>
          <w:rFonts w:cstheme="minorHAnsi"/>
          <w:noProof/>
          <w:sz w:val="22"/>
          <w:szCs w:val="22"/>
          <w:lang w:val="en-GB"/>
        </w:rPr>
      </w:pPr>
      <w:r w:rsidRPr="00646406">
        <w:rPr>
          <w:rFonts w:cstheme="minorHAnsi"/>
          <w:b/>
          <w:bCs/>
          <w:i/>
          <w:iCs/>
          <w:noProof/>
          <w:sz w:val="22"/>
          <w:szCs w:val="22"/>
          <w:lang w:val="en-GB"/>
        </w:rPr>
        <w:t xml:space="preserve">Device timing. </w:t>
      </w:r>
      <w:r w:rsidRPr="004E75DA">
        <w:rPr>
          <w:rFonts w:cstheme="minorHAnsi"/>
          <w:noProof/>
          <w:sz w:val="22"/>
          <w:szCs w:val="22"/>
          <w:lang w:val="en-GB"/>
        </w:rPr>
        <w:t xml:space="preserve">The STLAB operates in </w:t>
      </w:r>
      <w:r w:rsidRPr="004E75DA">
        <w:rPr>
          <w:rFonts w:cstheme="minorHAnsi"/>
          <w:i/>
          <w:iCs/>
          <w:noProof/>
          <w:sz w:val="22"/>
          <w:szCs w:val="22"/>
          <w:lang w:val="en-GB"/>
        </w:rPr>
        <w:t xml:space="preserve">synchronous </w:t>
      </w:r>
      <w:r w:rsidRPr="004E75DA">
        <w:rPr>
          <w:rFonts w:cstheme="minorHAnsi"/>
          <w:noProof/>
          <w:sz w:val="22"/>
          <w:szCs w:val="22"/>
          <w:lang w:val="en-GB"/>
        </w:rPr>
        <w:t>mode by default, meaning that all commands sent by the LIGHT HUB must be acknowledged before a new instruction can be processed. According to the device manual, response times in this mode of operation are on the order of around 250 milliseconds. We verify this</w:t>
      </w:r>
      <w:r w:rsidR="004600F0" w:rsidRPr="004E75DA">
        <w:rPr>
          <w:rFonts w:cstheme="minorHAnsi"/>
          <w:noProof/>
          <w:sz w:val="22"/>
          <w:szCs w:val="22"/>
          <w:lang w:val="en-GB"/>
        </w:rPr>
        <w:t xml:space="preserve"> with our own testing</w:t>
      </w:r>
      <w:r w:rsidRPr="004E75DA">
        <w:rPr>
          <w:rFonts w:cstheme="minorHAnsi"/>
          <w:noProof/>
          <w:sz w:val="22"/>
          <w:szCs w:val="22"/>
          <w:lang w:val="en-GB"/>
        </w:rPr>
        <w:t>, but also observe</w:t>
      </w:r>
      <w:r w:rsidR="004600F0" w:rsidRPr="004E75DA">
        <w:rPr>
          <w:rFonts w:cstheme="minorHAnsi"/>
          <w:noProof/>
          <w:sz w:val="22"/>
          <w:szCs w:val="22"/>
          <w:lang w:val="en-GB"/>
        </w:rPr>
        <w:t>d</w:t>
      </w:r>
      <w:r w:rsidRPr="004E75DA">
        <w:rPr>
          <w:rFonts w:cstheme="minorHAnsi"/>
          <w:noProof/>
          <w:sz w:val="22"/>
          <w:szCs w:val="22"/>
          <w:lang w:val="en-GB"/>
        </w:rPr>
        <w:t xml:space="preserve"> that on rare occasions, </w:t>
      </w:r>
      <w:r w:rsidR="004600F0" w:rsidRPr="004E75DA">
        <w:rPr>
          <w:rFonts w:cstheme="minorHAnsi"/>
          <w:noProof/>
          <w:sz w:val="22"/>
          <w:szCs w:val="22"/>
          <w:lang w:val="en-GB"/>
        </w:rPr>
        <w:t xml:space="preserve">perhaps when the LIGHT HUB is busy processing other tasks, </w:t>
      </w:r>
      <w:r w:rsidRPr="004E75DA">
        <w:rPr>
          <w:rFonts w:cstheme="minorHAnsi"/>
          <w:noProof/>
          <w:sz w:val="22"/>
          <w:szCs w:val="22"/>
          <w:lang w:val="en-GB"/>
        </w:rPr>
        <w:t xml:space="preserve">the response time can be up to 5 s. Clearly this is not suitable for administering light stimuli with exact timing. To do this, we leverage the STLAB’s </w:t>
      </w:r>
      <w:r w:rsidRPr="004E75DA">
        <w:rPr>
          <w:rFonts w:cstheme="minorHAnsi"/>
          <w:i/>
          <w:iCs/>
          <w:noProof/>
          <w:sz w:val="22"/>
          <w:szCs w:val="22"/>
          <w:lang w:val="en-GB"/>
        </w:rPr>
        <w:t>asynchronous</w:t>
      </w:r>
      <w:r w:rsidRPr="004E75DA">
        <w:rPr>
          <w:rFonts w:cstheme="minorHAnsi"/>
          <w:noProof/>
          <w:sz w:val="22"/>
          <w:szCs w:val="22"/>
          <w:lang w:val="en-GB"/>
        </w:rPr>
        <w:t xml:space="preserve"> mode of operation, which allows for real-time spectral streaming </w:t>
      </w:r>
      <w:r w:rsidRPr="004E75DA">
        <w:rPr>
          <w:rFonts w:cstheme="minorHAnsi"/>
          <w:noProof/>
          <w:sz w:val="22"/>
          <w:szCs w:val="22"/>
          <w:lang w:val="en-GB"/>
        </w:rPr>
        <w:lastRenderedPageBreak/>
        <w:t xml:space="preserve">with a spectral switching time of less than 10 milliseconds (i.e. 1 spectrum every 10 milliseconds). </w:t>
      </w:r>
      <w:r w:rsidR="004600F0" w:rsidRPr="004E75DA">
        <w:rPr>
          <w:rFonts w:cstheme="minorHAnsi"/>
          <w:noProof/>
          <w:sz w:val="22"/>
          <w:szCs w:val="22"/>
          <w:lang w:val="en-GB"/>
        </w:rPr>
        <w:t xml:space="preserve">This mode of operation requires the advanced preparation of </w:t>
      </w:r>
      <w:r w:rsidR="004600F0" w:rsidRPr="004E75DA">
        <w:rPr>
          <w:rFonts w:cstheme="minorHAnsi"/>
          <w:i/>
          <w:iCs/>
          <w:noProof/>
          <w:sz w:val="22"/>
          <w:szCs w:val="22"/>
          <w:lang w:val="en-GB"/>
        </w:rPr>
        <w:t>video files</w:t>
      </w:r>
      <w:r w:rsidR="004600F0" w:rsidRPr="004E75DA">
        <w:rPr>
          <w:rFonts w:cstheme="minorHAnsi"/>
          <w:noProof/>
          <w:sz w:val="22"/>
          <w:szCs w:val="22"/>
          <w:lang w:val="en-GB"/>
        </w:rPr>
        <w:t>, which are then played using the play_video_file(…) function.</w:t>
      </w:r>
    </w:p>
    <w:p w14:paraId="59415180" w14:textId="148570B9" w:rsidR="00757AC4" w:rsidRPr="004E75DA" w:rsidRDefault="00757AC4" w:rsidP="00972CCF">
      <w:pPr>
        <w:rPr>
          <w:rFonts w:cstheme="minorHAnsi"/>
          <w:noProof/>
          <w:sz w:val="22"/>
          <w:szCs w:val="22"/>
          <w:lang w:val="en-GB"/>
        </w:rPr>
      </w:pPr>
      <w:r w:rsidRPr="004E75DA">
        <w:rPr>
          <w:rFonts w:cstheme="minorHAnsi"/>
          <w:b/>
          <w:bCs/>
          <w:i/>
          <w:iCs/>
          <w:noProof/>
          <w:sz w:val="22"/>
          <w:szCs w:val="22"/>
          <w:lang w:val="en-GB"/>
        </w:rPr>
        <w:t xml:space="preserve">Video files. </w:t>
      </w:r>
      <w:r w:rsidRPr="004E75DA">
        <w:rPr>
          <w:rFonts w:cstheme="minorHAnsi"/>
          <w:noProof/>
          <w:sz w:val="22"/>
          <w:szCs w:val="22"/>
          <w:lang w:val="en-GB"/>
        </w:rPr>
        <w:t>STLAB</w:t>
      </w:r>
      <w:r w:rsidRPr="004E75DA">
        <w:rPr>
          <w:rFonts w:cstheme="minorHAnsi"/>
          <w:i/>
          <w:iCs/>
          <w:noProof/>
          <w:sz w:val="22"/>
          <w:szCs w:val="22"/>
          <w:lang w:val="en-GB"/>
        </w:rPr>
        <w:t xml:space="preserve"> </w:t>
      </w:r>
      <w:r w:rsidRPr="004E75DA">
        <w:rPr>
          <w:rFonts w:cstheme="minorHAnsi"/>
          <w:noProof/>
          <w:sz w:val="22"/>
          <w:szCs w:val="22"/>
          <w:lang w:val="en-GB"/>
        </w:rPr>
        <w:t>video files</w:t>
      </w:r>
      <w:r w:rsidR="004600F0" w:rsidRPr="004E75DA">
        <w:rPr>
          <w:rFonts w:cstheme="minorHAnsi"/>
          <w:noProof/>
          <w:sz w:val="22"/>
          <w:szCs w:val="22"/>
          <w:lang w:val="en-GB"/>
        </w:rPr>
        <w:t>—</w:t>
      </w:r>
      <w:r w:rsidRPr="004E75DA">
        <w:rPr>
          <w:rFonts w:cstheme="minorHAnsi"/>
          <w:noProof/>
          <w:sz w:val="22"/>
          <w:szCs w:val="22"/>
          <w:lang w:val="en-GB"/>
        </w:rPr>
        <w:t xml:space="preserve">idiosyncratically referred to as </w:t>
      </w:r>
      <w:r w:rsidRPr="004E75DA">
        <w:rPr>
          <w:rFonts w:cstheme="minorHAnsi"/>
          <w:i/>
          <w:iCs/>
          <w:noProof/>
          <w:sz w:val="22"/>
          <w:szCs w:val="22"/>
          <w:lang w:val="en-GB"/>
        </w:rPr>
        <w:t>dynamic sequence files</w:t>
      </w:r>
      <w:r w:rsidRPr="004E75DA">
        <w:rPr>
          <w:rFonts w:cstheme="minorHAnsi"/>
          <w:noProof/>
          <w:sz w:val="22"/>
          <w:szCs w:val="22"/>
          <w:lang w:val="en-GB"/>
        </w:rPr>
        <w:t xml:space="preserve"> and given a .DSF file extension</w:t>
      </w:r>
      <w:r w:rsidR="004600F0" w:rsidRPr="004E75DA">
        <w:rPr>
          <w:rFonts w:cstheme="minorHAnsi"/>
          <w:noProof/>
          <w:sz w:val="22"/>
          <w:szCs w:val="22"/>
          <w:lang w:val="en-GB"/>
        </w:rPr>
        <w:t>—</w:t>
      </w:r>
      <w:r w:rsidRPr="004E75DA">
        <w:rPr>
          <w:rFonts w:cstheme="minorHAnsi"/>
          <w:noProof/>
          <w:sz w:val="22"/>
          <w:szCs w:val="22"/>
          <w:lang w:val="en-GB"/>
        </w:rPr>
        <w:t xml:space="preserve">are JSON files with a particular structure. </w:t>
      </w:r>
      <w:r w:rsidR="002E02C7" w:rsidRPr="004E75DA">
        <w:rPr>
          <w:rFonts w:cstheme="minorHAnsi"/>
          <w:noProof/>
          <w:sz w:val="22"/>
          <w:szCs w:val="22"/>
          <w:lang w:val="en-GB"/>
        </w:rPr>
        <w:t xml:space="preserve">The core input for making a video file are a time vector to specify the spectral switching times and separate vectors to specify the intensity of each LED channel at that time point. The </w:t>
      </w:r>
      <w:r w:rsidR="002E02C7" w:rsidRPr="004E75DA">
        <w:rPr>
          <w:rFonts w:cstheme="minorHAnsi"/>
          <w:i/>
          <w:iCs/>
          <w:noProof/>
          <w:sz w:val="22"/>
          <w:szCs w:val="22"/>
          <w:lang w:val="en-GB"/>
        </w:rPr>
        <w:t>make_video_file(…)</w:t>
      </w:r>
      <w:r w:rsidR="002E02C7" w:rsidRPr="004E75DA">
        <w:rPr>
          <w:rFonts w:cstheme="minorHAnsi"/>
          <w:noProof/>
          <w:sz w:val="22"/>
          <w:szCs w:val="22"/>
          <w:lang w:val="en-GB"/>
        </w:rPr>
        <w:t xml:space="preserve"> function will convert a pandas data frame into the required JSON format. Alternatively, we provide convenience functions for making simple stimuli (e.g., timed pulses of light). </w:t>
      </w:r>
    </w:p>
    <w:p w14:paraId="0F6CB122" w14:textId="0FCDF6A0" w:rsidR="004600F0" w:rsidRPr="004E75DA" w:rsidRDefault="004600F0" w:rsidP="00972CCF">
      <w:pPr>
        <w:rPr>
          <w:rFonts w:cstheme="minorHAnsi"/>
          <w:noProof/>
          <w:sz w:val="22"/>
          <w:szCs w:val="22"/>
          <w:lang w:val="en-GB"/>
        </w:rPr>
      </w:pPr>
    </w:p>
    <w:p w14:paraId="17FDDFBE" w14:textId="77777777" w:rsidR="004600F0" w:rsidRPr="004E75DA" w:rsidRDefault="004600F0" w:rsidP="004600F0">
      <w:pPr>
        <w:keepNext/>
        <w:jc w:val="center"/>
        <w:rPr>
          <w:sz w:val="22"/>
          <w:szCs w:val="22"/>
        </w:rPr>
      </w:pPr>
      <w:r w:rsidRPr="004E75DA">
        <w:rPr>
          <w:rFonts w:cstheme="minorHAnsi"/>
          <w:noProof/>
          <w:sz w:val="22"/>
          <w:szCs w:val="22"/>
          <w:lang w:val="en-GB"/>
        </w:rPr>
        <w:drawing>
          <wp:inline distT="0" distB="0" distL="0" distR="0" wp14:anchorId="71891004" wp14:editId="7F423DAB">
            <wp:extent cx="2870616" cy="2444763"/>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9517" cy="2452344"/>
                    </a:xfrm>
                    <a:prstGeom prst="rect">
                      <a:avLst/>
                    </a:prstGeom>
                  </pic:spPr>
                </pic:pic>
              </a:graphicData>
            </a:graphic>
          </wp:inline>
        </w:drawing>
      </w:r>
    </w:p>
    <w:p w14:paraId="111A2F51" w14:textId="0088A88E" w:rsidR="00387AD8" w:rsidRPr="004E75DA" w:rsidRDefault="004600F0" w:rsidP="002E02C7">
      <w:pPr>
        <w:pStyle w:val="Caption"/>
        <w:rPr>
          <w:i w:val="0"/>
          <w:iCs w:val="0"/>
          <w:szCs w:val="22"/>
        </w:rPr>
      </w:pPr>
      <w:r w:rsidRPr="004E75DA">
        <w:rPr>
          <w:szCs w:val="22"/>
        </w:rPr>
        <w:t xml:space="preserve">Figure </w:t>
      </w:r>
      <w:r w:rsidR="00D3087C" w:rsidRPr="004E75DA">
        <w:rPr>
          <w:szCs w:val="22"/>
        </w:rPr>
        <w:fldChar w:fldCharType="begin"/>
      </w:r>
      <w:r w:rsidR="00D3087C" w:rsidRPr="004E75DA">
        <w:rPr>
          <w:szCs w:val="22"/>
        </w:rPr>
        <w:instrText xml:space="preserve"> SEQ Figure \* ARABIC </w:instrText>
      </w:r>
      <w:r w:rsidR="00D3087C" w:rsidRPr="004E75DA">
        <w:rPr>
          <w:szCs w:val="22"/>
        </w:rPr>
        <w:fldChar w:fldCharType="separate"/>
      </w:r>
      <w:r w:rsidR="004E75DA">
        <w:rPr>
          <w:noProof/>
          <w:szCs w:val="22"/>
        </w:rPr>
        <w:t>3</w:t>
      </w:r>
      <w:r w:rsidR="00D3087C" w:rsidRPr="004E75DA">
        <w:rPr>
          <w:noProof/>
          <w:szCs w:val="22"/>
        </w:rPr>
        <w:fldChar w:fldCharType="end"/>
      </w:r>
      <w:r w:rsidRPr="004E75DA">
        <w:rPr>
          <w:szCs w:val="22"/>
        </w:rPr>
        <w:t xml:space="preserve">. </w:t>
      </w:r>
      <w:r w:rsidRPr="004E75DA">
        <w:rPr>
          <w:i w:val="0"/>
          <w:iCs w:val="0"/>
          <w:szCs w:val="22"/>
        </w:rPr>
        <w:t>Internal structure of a video file.</w:t>
      </w:r>
    </w:p>
    <w:p w14:paraId="08B9CE6B" w14:textId="77777777" w:rsidR="002E02C7" w:rsidRPr="004E75DA" w:rsidRDefault="002E02C7" w:rsidP="002E02C7">
      <w:pPr>
        <w:rPr>
          <w:sz w:val="22"/>
          <w:szCs w:val="22"/>
        </w:rPr>
      </w:pPr>
    </w:p>
    <w:p w14:paraId="530EAEBB" w14:textId="77777777" w:rsidR="00AB6D0F" w:rsidRPr="004E75DA" w:rsidRDefault="00070049" w:rsidP="00AB6D0F">
      <w:pPr>
        <w:keepNext/>
        <w:ind w:firstLine="0"/>
        <w:jc w:val="center"/>
        <w:rPr>
          <w:sz w:val="22"/>
          <w:szCs w:val="22"/>
        </w:rPr>
      </w:pPr>
      <w:commentRangeStart w:id="8"/>
      <w:r w:rsidRPr="004E75DA">
        <w:rPr>
          <w:rFonts w:cstheme="minorHAnsi"/>
          <w:noProof/>
          <w:sz w:val="22"/>
          <w:szCs w:val="22"/>
        </w:rPr>
        <w:drawing>
          <wp:inline distT="0" distB="0" distL="0" distR="0" wp14:anchorId="5A653733" wp14:editId="78038DF8">
            <wp:extent cx="3855308" cy="1798660"/>
            <wp:effectExtent l="0" t="0" r="0" b="0"/>
            <wp:docPr id="23" name="Graphic 22">
              <a:extLst xmlns:a="http://schemas.openxmlformats.org/drawingml/2006/main">
                <a:ext uri="{FF2B5EF4-FFF2-40B4-BE49-F238E27FC236}">
                  <a16:creationId xmlns:a16="http://schemas.microsoft.com/office/drawing/2014/main" id="{D2401914-C76A-0F4B-A5BB-C4F384B45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D2401914-C76A-0F4B-A5BB-C4F384B45DD2}"/>
                        </a:ext>
                      </a:extLst>
                    </pic:cNvP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858905" cy="1800338"/>
                    </a:xfrm>
                    <a:prstGeom prst="rect">
                      <a:avLst/>
                    </a:prstGeom>
                  </pic:spPr>
                </pic:pic>
              </a:graphicData>
            </a:graphic>
          </wp:inline>
        </w:drawing>
      </w:r>
      <w:commentRangeEnd w:id="8"/>
      <w:r w:rsidR="00A437D3" w:rsidRPr="004E75DA">
        <w:rPr>
          <w:rStyle w:val="CommentReference"/>
          <w:szCs w:val="22"/>
        </w:rPr>
        <w:commentReference w:id="8"/>
      </w:r>
    </w:p>
    <w:p w14:paraId="75521612" w14:textId="5B1903E0" w:rsidR="00AB6D0F" w:rsidRPr="004E75DA" w:rsidRDefault="00070049" w:rsidP="00AB6D0F">
      <w:pPr>
        <w:pStyle w:val="Caption"/>
        <w:rPr>
          <w:i w:val="0"/>
          <w:iCs w:val="0"/>
          <w:szCs w:val="22"/>
        </w:rPr>
      </w:pPr>
      <w:r w:rsidRPr="004E75DA">
        <w:rPr>
          <w:szCs w:val="22"/>
        </w:rPr>
        <w:t xml:space="preserve">Figure </w:t>
      </w:r>
      <w:r w:rsidR="00D3087C" w:rsidRPr="004E75DA">
        <w:rPr>
          <w:szCs w:val="22"/>
        </w:rPr>
        <w:fldChar w:fldCharType="begin"/>
      </w:r>
      <w:r w:rsidR="00D3087C" w:rsidRPr="004E75DA">
        <w:rPr>
          <w:szCs w:val="22"/>
        </w:rPr>
        <w:instrText xml:space="preserve"> SEQ Figure \* ARABIC </w:instrText>
      </w:r>
      <w:r w:rsidR="00D3087C" w:rsidRPr="004E75DA">
        <w:rPr>
          <w:szCs w:val="22"/>
        </w:rPr>
        <w:fldChar w:fldCharType="separate"/>
      </w:r>
      <w:r w:rsidR="004E75DA">
        <w:rPr>
          <w:noProof/>
          <w:szCs w:val="22"/>
        </w:rPr>
        <w:t>4</w:t>
      </w:r>
      <w:r w:rsidR="00D3087C" w:rsidRPr="004E75DA">
        <w:rPr>
          <w:noProof/>
          <w:szCs w:val="22"/>
        </w:rPr>
        <w:fldChar w:fldCharType="end"/>
      </w:r>
      <w:r w:rsidRPr="004E75DA">
        <w:rPr>
          <w:szCs w:val="22"/>
        </w:rPr>
        <w:t>.</w:t>
      </w:r>
      <w:r w:rsidRPr="004E75DA">
        <w:rPr>
          <w:i w:val="0"/>
          <w:iCs w:val="0"/>
          <w:szCs w:val="22"/>
        </w:rPr>
        <w:t>Spectral power distributions (left) and CIE color coordinates (right) of the 10 STLAB led channels.</w:t>
      </w:r>
    </w:p>
    <w:p w14:paraId="6DFD1B94" w14:textId="77777777" w:rsidR="004E617D" w:rsidRPr="004E75DA" w:rsidRDefault="004E617D" w:rsidP="004E617D">
      <w:pPr>
        <w:ind w:firstLine="0"/>
        <w:rPr>
          <w:rFonts w:cstheme="minorHAnsi"/>
          <w:b/>
          <w:bCs/>
          <w:sz w:val="22"/>
          <w:szCs w:val="22"/>
          <w:lang w:val="en-GB"/>
        </w:rPr>
      </w:pPr>
      <w:r w:rsidRPr="004E75DA">
        <w:rPr>
          <w:rFonts w:cstheme="minorHAnsi"/>
          <w:b/>
          <w:bCs/>
          <w:sz w:val="22"/>
          <w:szCs w:val="22"/>
          <w:lang w:val="en-GB"/>
        </w:rPr>
        <w:lastRenderedPageBreak/>
        <w:t>Integrating sphere</w:t>
      </w:r>
    </w:p>
    <w:p w14:paraId="2217F960" w14:textId="77777777" w:rsidR="004E617D" w:rsidRPr="004E75DA" w:rsidRDefault="004E617D" w:rsidP="004E617D">
      <w:pPr>
        <w:rPr>
          <w:rFonts w:cstheme="minorHAnsi"/>
          <w:sz w:val="22"/>
          <w:szCs w:val="22"/>
          <w:lang w:val="en-GB"/>
        </w:rPr>
      </w:pPr>
      <w:r w:rsidRPr="004E75DA">
        <w:rPr>
          <w:rFonts w:cstheme="minorHAnsi"/>
          <w:sz w:val="22"/>
          <w:szCs w:val="22"/>
          <w:lang w:val="en-GB"/>
        </w:rPr>
        <w:t xml:space="preserve">An integrating sphere was constructed from two 45-cm diameter flanged acrylic half-domes (Project Plastics Ltd), each sprayed on the inside with multiple coats of Avian-B </w:t>
      </w:r>
      <w:r w:rsidRPr="004E75DA">
        <w:rPr>
          <w:rFonts w:cstheme="minorHAnsi"/>
          <w:sz w:val="22"/>
          <w:szCs w:val="22"/>
        </w:rPr>
        <w:t>high reflectance paint (Avian Technologies LLC). A 28 cm opening in one of the domes serves as a viewing port to a full field, ‘Ganzfeld’, stimulus, and an additional 7 cm (</w:t>
      </w:r>
      <w:r w:rsidRPr="004E75DA">
        <w:rPr>
          <w:rFonts w:eastAsia="Arial" w:cstheme="minorHAnsi"/>
          <w:sz w:val="22"/>
          <w:szCs w:val="22"/>
        </w:rPr>
        <w:t>~9</w:t>
      </w:r>
      <w:r w:rsidRPr="004E75DA">
        <w:rPr>
          <w:rFonts w:ascii="Symbol" w:hAnsi="Symbol"/>
          <w:sz w:val="22"/>
          <w:szCs w:val="22"/>
        </w:rPr>
        <w:sym w:font="Symbol" w:char="F0B0"/>
      </w:r>
      <w:r w:rsidRPr="004E75DA">
        <w:rPr>
          <w:rFonts w:ascii="Symbol" w:hAnsi="Symbol"/>
          <w:sz w:val="22"/>
          <w:szCs w:val="22"/>
        </w:rPr>
        <w:t xml:space="preserve"> </w:t>
      </w:r>
      <w:r w:rsidRPr="004E75DA">
        <w:rPr>
          <w:rFonts w:ascii="Cambria Math" w:hAnsi="Cambria Math"/>
          <w:sz w:val="22"/>
          <w:szCs w:val="22"/>
        </w:rPr>
        <w:t>from the plane of the viewing port</w:t>
      </w:r>
      <w:r w:rsidRPr="004E75DA">
        <w:rPr>
          <w:rFonts w:cstheme="minorHAnsi"/>
          <w:sz w:val="22"/>
          <w:szCs w:val="22"/>
        </w:rPr>
        <w:t xml:space="preserve">) opening opposite the viewing port was included to allow for secondary stimuli (e.g., a fixation target) or to afford exclusion of the foveal macular pigment from stimulation. On the same half of the sphere as the viewing port, a 30 mm entry port for the light source was cut at an angle of 22.5-deg from the top, such that it could not be seen directly when looking straight ahead. The sphere was housed on a stabilised wooden fixing plate. </w:t>
      </w:r>
    </w:p>
    <w:p w14:paraId="5CD0884E" w14:textId="77777777" w:rsidR="00972CCF" w:rsidRPr="004E75DA" w:rsidRDefault="00070049" w:rsidP="00972CCF">
      <w:pPr>
        <w:ind w:firstLine="0"/>
        <w:rPr>
          <w:rFonts w:cstheme="minorHAnsi"/>
          <w:b/>
          <w:bCs/>
          <w:sz w:val="22"/>
          <w:szCs w:val="22"/>
          <w:lang w:val="en-GB"/>
        </w:rPr>
      </w:pPr>
      <w:r w:rsidRPr="004E75DA">
        <w:rPr>
          <w:rFonts w:cstheme="minorHAnsi"/>
          <w:b/>
          <w:bCs/>
          <w:sz w:val="22"/>
          <w:szCs w:val="22"/>
          <w:lang w:val="en-GB"/>
        </w:rPr>
        <w:t>Spectrometer</w:t>
      </w:r>
    </w:p>
    <w:p w14:paraId="69259E15" w14:textId="4C517082" w:rsidR="00A13BB9" w:rsidRPr="004E75DA" w:rsidRDefault="002E02C7" w:rsidP="00972CCF">
      <w:pPr>
        <w:rPr>
          <w:sz w:val="22"/>
          <w:szCs w:val="22"/>
        </w:rPr>
      </w:pPr>
      <w:r w:rsidRPr="004E75DA">
        <w:rPr>
          <w:rFonts w:cstheme="minorHAnsi"/>
          <w:sz w:val="22"/>
          <w:szCs w:val="22"/>
          <w:lang w:val="en-GB"/>
        </w:rPr>
        <w:t>Whatever the light source, a spectrometer is needed to</w:t>
      </w:r>
      <w:r w:rsidR="00972CCF" w:rsidRPr="004E75DA">
        <w:rPr>
          <w:rFonts w:cstheme="minorHAnsi"/>
          <w:sz w:val="22"/>
          <w:szCs w:val="22"/>
          <w:lang w:val="en-GB"/>
        </w:rPr>
        <w:t xml:space="preserve"> calibrate the system w</w:t>
      </w:r>
      <w:r w:rsidR="00070049" w:rsidRPr="004E75DA">
        <w:rPr>
          <w:rFonts w:cstheme="minorHAnsi"/>
          <w:sz w:val="22"/>
          <w:szCs w:val="22"/>
          <w:lang w:val="en-GB"/>
        </w:rPr>
        <w:t xml:space="preserve">e used an </w:t>
      </w:r>
      <w:proofErr w:type="spellStart"/>
      <w:r w:rsidR="00070049" w:rsidRPr="004E75DA">
        <w:rPr>
          <w:rFonts w:cstheme="minorHAnsi"/>
          <w:sz w:val="22"/>
          <w:szCs w:val="22"/>
          <w:lang w:val="en-GB"/>
        </w:rPr>
        <w:t>OceanOptics</w:t>
      </w:r>
      <w:proofErr w:type="spellEnd"/>
      <w:r w:rsidR="00070049" w:rsidRPr="004E75DA">
        <w:rPr>
          <w:rFonts w:cstheme="minorHAnsi"/>
          <w:sz w:val="22"/>
          <w:szCs w:val="22"/>
          <w:lang w:val="en-GB"/>
        </w:rPr>
        <w:t xml:space="preserve"> spectrometer to obtain measurements of calibrated radiance at the viewing port. It is supported in our software, but the code can easily be modified to add support for another spectrometer.</w:t>
      </w:r>
    </w:p>
    <w:p w14:paraId="632E7B0C" w14:textId="170FEB7B" w:rsidR="00A13BB9" w:rsidRPr="004E75DA" w:rsidRDefault="002E02C7" w:rsidP="00A13BB9">
      <w:pPr>
        <w:ind w:firstLine="0"/>
        <w:rPr>
          <w:b/>
          <w:bCs/>
          <w:sz w:val="22"/>
          <w:szCs w:val="22"/>
          <w:lang w:val="en-GB"/>
        </w:rPr>
      </w:pPr>
      <w:r w:rsidRPr="004E75DA">
        <w:rPr>
          <w:b/>
          <w:bCs/>
          <w:sz w:val="22"/>
          <w:szCs w:val="22"/>
          <w:lang w:val="en-GB"/>
        </w:rPr>
        <w:t>Data analysis</w:t>
      </w:r>
    </w:p>
    <w:p w14:paraId="60553F56" w14:textId="729D665B" w:rsidR="002E02C7" w:rsidRPr="004E75DA" w:rsidRDefault="002E02C7" w:rsidP="00A13BB9">
      <w:pPr>
        <w:ind w:firstLine="0"/>
        <w:rPr>
          <w:b/>
          <w:bCs/>
          <w:sz w:val="22"/>
          <w:szCs w:val="22"/>
          <w:lang w:val="en-GB"/>
        </w:rPr>
      </w:pPr>
      <w:r w:rsidRPr="004E75DA">
        <w:rPr>
          <w:b/>
          <w:bCs/>
          <w:sz w:val="22"/>
          <w:szCs w:val="22"/>
          <w:lang w:val="en-GB"/>
        </w:rPr>
        <w:tab/>
        <w:t xml:space="preserve">pipeline.py. </w:t>
      </w:r>
      <w:r w:rsidRPr="004E75DA">
        <w:rPr>
          <w:sz w:val="22"/>
          <w:szCs w:val="22"/>
        </w:rPr>
        <w:t>After exporting data from Pupil Player, the pipeline.py module can be used to load, clean, and extract the pupil data.</w:t>
      </w:r>
    </w:p>
    <w:p w14:paraId="3414008F" w14:textId="7B444F66" w:rsidR="00A13BB9" w:rsidRPr="004E75DA" w:rsidRDefault="002E02C7" w:rsidP="002E02C7">
      <w:pPr>
        <w:ind w:firstLine="0"/>
        <w:rPr>
          <w:b/>
          <w:bCs/>
          <w:sz w:val="22"/>
          <w:szCs w:val="22"/>
          <w:lang w:val="en-GB"/>
        </w:rPr>
      </w:pPr>
      <w:r w:rsidRPr="004E75DA">
        <w:rPr>
          <w:b/>
          <w:bCs/>
          <w:sz w:val="22"/>
          <w:szCs w:val="22"/>
          <w:lang w:val="en-GB"/>
        </w:rPr>
        <w:tab/>
        <w:t xml:space="preserve">PLR.py. </w:t>
      </w:r>
      <w:r w:rsidRPr="004E75DA">
        <w:rPr>
          <w:sz w:val="22"/>
          <w:szCs w:val="22"/>
          <w:lang w:val="en-GB"/>
        </w:rPr>
        <w:t>A module to assist with plotting and parametrisation of the PLR and PIPR.</w:t>
      </w:r>
    </w:p>
    <w:p w14:paraId="488F5CE6" w14:textId="77777777" w:rsidR="00C9607E" w:rsidRPr="004E75DA" w:rsidRDefault="00070049" w:rsidP="00C9607E">
      <w:pPr>
        <w:pStyle w:val="Heading1"/>
        <w:rPr>
          <w:rFonts w:asciiTheme="minorHAnsi" w:hAnsiTheme="minorHAnsi" w:cstheme="minorHAnsi"/>
          <w:noProof/>
          <w:sz w:val="22"/>
          <w:szCs w:val="22"/>
          <w:lang w:val="en-GB"/>
        </w:rPr>
      </w:pPr>
      <w:r w:rsidRPr="004E75DA">
        <w:rPr>
          <w:rFonts w:asciiTheme="minorHAnsi" w:hAnsiTheme="minorHAnsi" w:cstheme="minorHAnsi"/>
          <w:noProof/>
          <w:sz w:val="22"/>
          <w:szCs w:val="22"/>
          <w:lang w:val="en-GB"/>
        </w:rPr>
        <w:t>Example</w:t>
      </w:r>
      <w:r w:rsidR="001C5FA5" w:rsidRPr="004E75DA">
        <w:rPr>
          <w:rFonts w:asciiTheme="minorHAnsi" w:hAnsiTheme="minorHAnsi" w:cstheme="minorHAnsi"/>
          <w:noProof/>
          <w:sz w:val="22"/>
          <w:szCs w:val="22"/>
          <w:lang w:val="en-GB"/>
        </w:rPr>
        <w:t>s</w:t>
      </w:r>
    </w:p>
    <w:p w14:paraId="3EEBD18D" w14:textId="77777777" w:rsidR="00C9607E" w:rsidRPr="004E75DA" w:rsidRDefault="00070049" w:rsidP="00E974EB">
      <w:pPr>
        <w:ind w:firstLine="0"/>
        <w:rPr>
          <w:b/>
          <w:bCs/>
          <w:sz w:val="22"/>
          <w:szCs w:val="22"/>
          <w:lang w:val="en-GB"/>
        </w:rPr>
      </w:pPr>
      <w:r w:rsidRPr="004E75DA">
        <w:rPr>
          <w:b/>
          <w:bCs/>
          <w:sz w:val="22"/>
          <w:szCs w:val="22"/>
          <w:lang w:val="en-GB"/>
        </w:rPr>
        <w:t>Pupil flash response</w:t>
      </w:r>
    </w:p>
    <w:p w14:paraId="77D2DA92" w14:textId="77777777" w:rsidR="00C9607E" w:rsidRPr="004E75DA" w:rsidRDefault="00070049" w:rsidP="00E21733">
      <w:pPr>
        <w:ind w:firstLine="0"/>
        <w:rPr>
          <w:sz w:val="22"/>
          <w:szCs w:val="22"/>
          <w:lang w:val="en-GB"/>
        </w:rPr>
      </w:pPr>
      <w:r w:rsidRPr="004E75DA">
        <w:rPr>
          <w:b/>
          <w:bCs/>
          <w:sz w:val="22"/>
          <w:szCs w:val="22"/>
          <w:lang w:val="en-GB"/>
        </w:rPr>
        <w:tab/>
      </w:r>
      <w:r w:rsidRPr="004E75DA">
        <w:rPr>
          <w:sz w:val="22"/>
          <w:szCs w:val="22"/>
          <w:lang w:val="en-GB"/>
        </w:rPr>
        <w:t xml:space="preserve">Here we show how our system can be used to measure and parametrise the pupil flash response, and we compare the results with a </w:t>
      </w:r>
      <w:proofErr w:type="spellStart"/>
      <w:r w:rsidRPr="004E75DA">
        <w:rPr>
          <w:sz w:val="22"/>
          <w:szCs w:val="22"/>
          <w:lang w:val="en-GB"/>
        </w:rPr>
        <w:t>NeurOptics</w:t>
      </w:r>
      <w:proofErr w:type="spellEnd"/>
      <w:r w:rsidRPr="004E75DA">
        <w:rPr>
          <w:sz w:val="22"/>
          <w:szCs w:val="22"/>
          <w:lang w:val="en-GB"/>
        </w:rPr>
        <w:t xml:space="preserve"> PLR-3000. </w:t>
      </w:r>
    </w:p>
    <w:p w14:paraId="6F1816C3" w14:textId="77777777" w:rsidR="00C9607E" w:rsidRPr="004E75DA" w:rsidRDefault="00070049" w:rsidP="00C9607E">
      <w:pPr>
        <w:keepNext/>
        <w:jc w:val="center"/>
        <w:rPr>
          <w:ins w:id="9" w:author="Manuel Spitschan" w:date="2021-02-04T16:12:00Z"/>
          <w:sz w:val="22"/>
          <w:szCs w:val="22"/>
        </w:rPr>
      </w:pPr>
      <w:ins w:id="10" w:author="Manuel Spitschan" w:date="2021-02-04T16:12:00Z">
        <w:r w:rsidRPr="004E75DA">
          <w:rPr>
            <w:noProof/>
            <w:sz w:val="22"/>
            <w:szCs w:val="22"/>
          </w:rPr>
          <w:lastRenderedPageBreak/>
          <w:drawing>
            <wp:inline distT="0" distB="0" distL="0" distR="0" wp14:anchorId="60871211" wp14:editId="38CCFACE">
              <wp:extent cx="4057559" cy="720277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68664" cy="7222488"/>
                      </a:xfrm>
                      <a:prstGeom prst="rect">
                        <a:avLst/>
                      </a:prstGeom>
                      <a:ln>
                        <a:noFill/>
                      </a:ln>
                      <a:extLst>
                        <a:ext uri="{53640926-AAD7-44D8-BBD7-CCE9431645EC}">
                          <a14:shadowObscured xmlns:a14="http://schemas.microsoft.com/office/drawing/2010/main"/>
                        </a:ext>
                      </a:extLst>
                    </pic:spPr>
                  </pic:pic>
                </a:graphicData>
              </a:graphic>
            </wp:inline>
          </w:drawing>
        </w:r>
      </w:ins>
    </w:p>
    <w:p w14:paraId="0A2E1D45" w14:textId="450F00DC" w:rsidR="00C9607E" w:rsidRPr="004E75DA" w:rsidRDefault="00070049" w:rsidP="00E21733">
      <w:pPr>
        <w:pStyle w:val="Caption"/>
        <w:rPr>
          <w:i w:val="0"/>
          <w:iCs w:val="0"/>
          <w:szCs w:val="22"/>
          <w:lang w:val="en-GB"/>
        </w:rPr>
      </w:pPr>
      <w:r w:rsidRPr="004E75DA">
        <w:rPr>
          <w:szCs w:val="22"/>
        </w:rPr>
        <w:t xml:space="preserve">Figure </w:t>
      </w:r>
      <w:r w:rsidRPr="004E75DA">
        <w:rPr>
          <w:szCs w:val="22"/>
        </w:rPr>
        <w:fldChar w:fldCharType="begin"/>
      </w:r>
      <w:r w:rsidRPr="004E75DA">
        <w:rPr>
          <w:szCs w:val="22"/>
        </w:rPr>
        <w:instrText xml:space="preserve"> SEQ Figure \* ARABIC </w:instrText>
      </w:r>
      <w:r w:rsidRPr="004E75DA">
        <w:rPr>
          <w:szCs w:val="22"/>
        </w:rPr>
        <w:fldChar w:fldCharType="separate"/>
      </w:r>
      <w:r w:rsidR="004600F0" w:rsidRPr="004E75DA">
        <w:rPr>
          <w:noProof/>
          <w:szCs w:val="22"/>
        </w:rPr>
        <w:t>5</w:t>
      </w:r>
      <w:r w:rsidRPr="004E75DA">
        <w:rPr>
          <w:szCs w:val="22"/>
        </w:rPr>
        <w:fldChar w:fldCharType="end"/>
      </w:r>
      <w:r w:rsidRPr="004E75DA">
        <w:rPr>
          <w:szCs w:val="22"/>
        </w:rPr>
        <w:t xml:space="preserve">. </w:t>
      </w:r>
      <w:r w:rsidR="006B4F62" w:rsidRPr="004E75DA">
        <w:rPr>
          <w:i w:val="0"/>
          <w:iCs w:val="0"/>
          <w:szCs w:val="22"/>
        </w:rPr>
        <w:t xml:space="preserve">Pupillometer-style measurement and </w:t>
      </w:r>
      <w:proofErr w:type="spellStart"/>
      <w:r w:rsidR="006B4F62" w:rsidRPr="004E75DA">
        <w:rPr>
          <w:i w:val="0"/>
          <w:iCs w:val="0"/>
          <w:szCs w:val="22"/>
        </w:rPr>
        <w:t>parametrisation</w:t>
      </w:r>
      <w:proofErr w:type="spellEnd"/>
      <w:r w:rsidR="006B4F62" w:rsidRPr="004E75DA">
        <w:rPr>
          <w:i w:val="0"/>
          <w:iCs w:val="0"/>
          <w:szCs w:val="22"/>
        </w:rPr>
        <w:t xml:space="preserve"> of the flash response (not the final script).</w:t>
      </w:r>
      <w:r w:rsidR="00E21733" w:rsidRPr="004E75DA">
        <w:rPr>
          <w:i w:val="0"/>
          <w:iCs w:val="0"/>
          <w:szCs w:val="22"/>
        </w:rPr>
        <w:t xml:space="preserve"> Produces a plot of flash response and saves parameters in CSV file. This script uses the </w:t>
      </w:r>
      <w:proofErr w:type="spellStart"/>
      <w:proofErr w:type="gramStart"/>
      <w:r w:rsidR="00E21733" w:rsidRPr="004E75DA">
        <w:rPr>
          <w:i w:val="0"/>
          <w:iCs w:val="0"/>
          <w:szCs w:val="22"/>
        </w:rPr>
        <w:t>PupilGrabber</w:t>
      </w:r>
      <w:proofErr w:type="spellEnd"/>
      <w:r w:rsidR="00E21733" w:rsidRPr="004E75DA">
        <w:rPr>
          <w:i w:val="0"/>
          <w:iCs w:val="0"/>
          <w:szCs w:val="22"/>
        </w:rPr>
        <w:t>(</w:t>
      </w:r>
      <w:proofErr w:type="gramEnd"/>
      <w:r w:rsidR="00E21733" w:rsidRPr="004E75DA">
        <w:rPr>
          <w:i w:val="0"/>
          <w:iCs w:val="0"/>
          <w:szCs w:val="22"/>
        </w:rPr>
        <w:t>) class to work with real-time pupil data and therefore bypasses the Pupil Player software.</w:t>
      </w:r>
    </w:p>
    <w:p w14:paraId="26259F3C" w14:textId="77777777" w:rsidR="00C9607E" w:rsidRPr="004E75DA" w:rsidRDefault="00070049" w:rsidP="0057123C">
      <w:pPr>
        <w:ind w:firstLine="0"/>
        <w:rPr>
          <w:b/>
          <w:bCs/>
          <w:sz w:val="22"/>
          <w:szCs w:val="22"/>
          <w:lang w:val="en-GB"/>
        </w:rPr>
      </w:pPr>
      <w:r w:rsidRPr="004E75DA">
        <w:rPr>
          <w:b/>
          <w:bCs/>
          <w:sz w:val="22"/>
          <w:szCs w:val="22"/>
          <w:lang w:val="en-GB"/>
        </w:rPr>
        <w:t>PIPR</w:t>
      </w:r>
    </w:p>
    <w:p w14:paraId="0C5A78FF" w14:textId="77777777" w:rsidR="00E21733" w:rsidRPr="004E75DA" w:rsidRDefault="00070049" w:rsidP="0057123C">
      <w:pPr>
        <w:rPr>
          <w:sz w:val="22"/>
          <w:szCs w:val="22"/>
          <w:lang w:val="en-GB"/>
        </w:rPr>
      </w:pPr>
      <w:r w:rsidRPr="004E75DA">
        <w:rPr>
          <w:sz w:val="22"/>
          <w:szCs w:val="22"/>
          <w:lang w:val="en-GB"/>
        </w:rPr>
        <w:t>Here we describe an experiment that measures the PIPR</w:t>
      </w:r>
      <w:r w:rsidR="0057123C" w:rsidRPr="004E75DA">
        <w:rPr>
          <w:sz w:val="22"/>
          <w:szCs w:val="22"/>
          <w:lang w:val="en-GB"/>
        </w:rPr>
        <w:t>.</w:t>
      </w:r>
    </w:p>
    <w:p w14:paraId="05E08AF5" w14:textId="77777777" w:rsidR="0057123C" w:rsidRPr="004E75DA" w:rsidRDefault="00070049" w:rsidP="0057123C">
      <w:pPr>
        <w:jc w:val="center"/>
        <w:rPr>
          <w:b/>
          <w:bCs/>
          <w:sz w:val="22"/>
          <w:szCs w:val="22"/>
          <w:lang w:val="en-GB"/>
        </w:rPr>
      </w:pPr>
      <w:r w:rsidRPr="004E75DA">
        <w:rPr>
          <w:b/>
          <w:bCs/>
          <w:sz w:val="22"/>
          <w:szCs w:val="22"/>
          <w:lang w:val="en-GB"/>
        </w:rPr>
        <w:lastRenderedPageBreak/>
        <w:t>Discussion</w:t>
      </w:r>
    </w:p>
    <w:p w14:paraId="123F94F3" w14:textId="77777777" w:rsidR="0057123C" w:rsidRPr="004E75DA" w:rsidRDefault="0057123C" w:rsidP="0057123C">
      <w:pPr>
        <w:rPr>
          <w:sz w:val="22"/>
          <w:szCs w:val="22"/>
          <w:lang w:val="en-GB"/>
        </w:rPr>
      </w:pPr>
    </w:p>
    <w:p w14:paraId="2C41EDBE" w14:textId="77777777" w:rsidR="003D31DC" w:rsidRPr="004E75DA" w:rsidRDefault="003D31DC" w:rsidP="003D31DC">
      <w:pPr>
        <w:ind w:firstLine="0"/>
        <w:rPr>
          <w:rFonts w:cstheme="minorHAnsi"/>
          <w:sz w:val="22"/>
          <w:szCs w:val="22"/>
          <w:lang w:val="en-GB"/>
        </w:rPr>
      </w:pPr>
    </w:p>
    <w:p w14:paraId="784A6617" w14:textId="77777777" w:rsidR="003D31DC" w:rsidRPr="004E75DA" w:rsidRDefault="00070049">
      <w:pPr>
        <w:rPr>
          <w:rFonts w:cstheme="minorHAnsi"/>
          <w:b/>
          <w:bCs/>
          <w:sz w:val="22"/>
          <w:szCs w:val="22"/>
          <w:lang w:val="en-GB"/>
        </w:rPr>
      </w:pPr>
      <w:r w:rsidRPr="004E75DA">
        <w:rPr>
          <w:rFonts w:cstheme="minorHAnsi"/>
          <w:b/>
          <w:bCs/>
          <w:sz w:val="22"/>
          <w:szCs w:val="22"/>
          <w:lang w:val="en-GB"/>
        </w:rPr>
        <w:br w:type="page"/>
      </w:r>
    </w:p>
    <w:p w14:paraId="593B78EA" w14:textId="77777777" w:rsidR="003D31DC" w:rsidRPr="004E75DA" w:rsidRDefault="00070049" w:rsidP="003D31DC">
      <w:pPr>
        <w:ind w:firstLine="0"/>
        <w:jc w:val="center"/>
        <w:rPr>
          <w:rFonts w:cstheme="minorHAnsi"/>
          <w:b/>
          <w:bCs/>
          <w:sz w:val="22"/>
          <w:szCs w:val="22"/>
          <w:lang w:val="en-GB"/>
        </w:rPr>
      </w:pPr>
      <w:r w:rsidRPr="004E75DA">
        <w:rPr>
          <w:rFonts w:cstheme="minorHAnsi"/>
          <w:b/>
          <w:bCs/>
          <w:sz w:val="22"/>
          <w:szCs w:val="22"/>
          <w:lang w:val="en-GB"/>
        </w:rPr>
        <w:lastRenderedPageBreak/>
        <w:t>References</w:t>
      </w:r>
    </w:p>
    <w:p w14:paraId="6C3487E6" w14:textId="7E18ABC2" w:rsidR="00D50072" w:rsidRPr="004E75DA" w:rsidRDefault="00070049"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cstheme="minorHAnsi"/>
          <w:b/>
          <w:bCs/>
          <w:sz w:val="22"/>
          <w:szCs w:val="22"/>
          <w:lang w:val="en-GB"/>
        </w:rPr>
        <w:fldChar w:fldCharType="begin" w:fldLock="1"/>
      </w:r>
      <w:r w:rsidRPr="004E75DA">
        <w:rPr>
          <w:rFonts w:cstheme="minorHAnsi"/>
          <w:b/>
          <w:bCs/>
          <w:sz w:val="22"/>
          <w:szCs w:val="22"/>
          <w:lang w:val="en-GB"/>
        </w:rPr>
        <w:instrText xml:space="preserve">ADDIN Mendeley Bibliography CSL_BIBLIOGRAPHY </w:instrText>
      </w:r>
      <w:r w:rsidRPr="004E75DA">
        <w:rPr>
          <w:rFonts w:cstheme="minorHAnsi"/>
          <w:b/>
          <w:bCs/>
          <w:sz w:val="22"/>
          <w:szCs w:val="22"/>
          <w:lang w:val="en-GB"/>
        </w:rPr>
        <w:fldChar w:fldCharType="separate"/>
      </w:r>
      <w:r w:rsidR="00D50072" w:rsidRPr="004E75DA">
        <w:rPr>
          <w:rFonts w:ascii="Times New Roman" w:hAnsi="Times New Roman" w:cs="Times New Roman"/>
          <w:noProof/>
          <w:sz w:val="22"/>
          <w:szCs w:val="22"/>
        </w:rPr>
        <w:t xml:space="preserve">Adhikari, P., Zele, A. J., &amp; Feigl, B. (2015). The post-illumination pupil response (PIPR). </w:t>
      </w:r>
      <w:r w:rsidR="00D50072" w:rsidRPr="004E75DA">
        <w:rPr>
          <w:rFonts w:ascii="Times New Roman" w:hAnsi="Times New Roman" w:cs="Times New Roman"/>
          <w:i/>
          <w:iCs/>
          <w:noProof/>
          <w:sz w:val="22"/>
          <w:szCs w:val="22"/>
        </w:rPr>
        <w:t>Investigative Ophthalmology and Visual Science</w:t>
      </w:r>
      <w:r w:rsidR="00D50072" w:rsidRPr="004E75DA">
        <w:rPr>
          <w:rFonts w:ascii="Times New Roman" w:hAnsi="Times New Roman" w:cs="Times New Roman"/>
          <w:noProof/>
          <w:sz w:val="22"/>
          <w:szCs w:val="22"/>
        </w:rPr>
        <w:t xml:space="preserve">, </w:t>
      </w:r>
      <w:r w:rsidR="00D50072" w:rsidRPr="004E75DA">
        <w:rPr>
          <w:rFonts w:ascii="Times New Roman" w:hAnsi="Times New Roman" w:cs="Times New Roman"/>
          <w:i/>
          <w:iCs/>
          <w:noProof/>
          <w:sz w:val="22"/>
          <w:szCs w:val="22"/>
        </w:rPr>
        <w:t>56</w:t>
      </w:r>
      <w:r w:rsidR="00D50072" w:rsidRPr="004E75DA">
        <w:rPr>
          <w:rFonts w:ascii="Times New Roman" w:hAnsi="Times New Roman" w:cs="Times New Roman"/>
          <w:noProof/>
          <w:sz w:val="22"/>
          <w:szCs w:val="22"/>
        </w:rPr>
        <w:t>(6), 3838–3849. https://doi.org/10.1167/iovs.14-16233</w:t>
      </w:r>
    </w:p>
    <w:p w14:paraId="364E7EDD"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Bitsios, P., Prettyman, R., &amp; Szabadi, E. U. (1996). Changes in autonomic function with age: A study of pupillary kinetics in healthy young and old people. </w:t>
      </w:r>
      <w:r w:rsidRPr="004E75DA">
        <w:rPr>
          <w:rFonts w:ascii="Times New Roman" w:hAnsi="Times New Roman" w:cs="Times New Roman"/>
          <w:i/>
          <w:iCs/>
          <w:noProof/>
          <w:sz w:val="22"/>
          <w:szCs w:val="22"/>
        </w:rPr>
        <w:t>Age and Ageing</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25</w:t>
      </w:r>
      <w:r w:rsidRPr="004E75DA">
        <w:rPr>
          <w:rFonts w:ascii="Times New Roman" w:hAnsi="Times New Roman" w:cs="Times New Roman"/>
          <w:noProof/>
          <w:sz w:val="22"/>
          <w:szCs w:val="22"/>
        </w:rPr>
        <w:t>(6), 432–438. https://doi.org/10.1093/ageing/25.6.432</w:t>
      </w:r>
    </w:p>
    <w:p w14:paraId="7C65A4F2"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Bonmati-Carrion, M. A., Hild, K., Isherwood, C. M., Sweeney, S. J., Revell, V. L., Madrid, J. A., Rol, M. A., &amp; Skene, D. J. (2018). Effect of single and combined monochromatic light on the human pupillary light response. </w:t>
      </w:r>
      <w:r w:rsidRPr="004E75DA">
        <w:rPr>
          <w:rFonts w:ascii="Times New Roman" w:hAnsi="Times New Roman" w:cs="Times New Roman"/>
          <w:i/>
          <w:iCs/>
          <w:noProof/>
          <w:sz w:val="22"/>
          <w:szCs w:val="22"/>
        </w:rPr>
        <w:t>Frontiers in Neurology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9</w:t>
      </w:r>
      <w:r w:rsidRPr="004E75DA">
        <w:rPr>
          <w:rFonts w:ascii="Times New Roman" w:hAnsi="Times New Roman" w:cs="Times New Roman"/>
          <w:noProof/>
          <w:sz w:val="22"/>
          <w:szCs w:val="22"/>
        </w:rPr>
        <w:t>(NOV), 1–15. https://doi.org/10.3389/fneur.2018.01019</w:t>
      </w:r>
    </w:p>
    <w:p w14:paraId="6275CEC0"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Cao, D., Nicandro, N., &amp; Barrionuevo, P. A. (2015). A five-primary photostimulator suitable for studying intrinsically photosensitive retinal ganglion cell functions in humans. </w:t>
      </w:r>
      <w:r w:rsidRPr="004E75DA">
        <w:rPr>
          <w:rFonts w:ascii="Times New Roman" w:hAnsi="Times New Roman" w:cs="Times New Roman"/>
          <w:i/>
          <w:iCs/>
          <w:noProof/>
          <w:sz w:val="22"/>
          <w:szCs w:val="22"/>
        </w:rPr>
        <w:t>Journal of Vision</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15</w:t>
      </w:r>
      <w:r w:rsidRPr="004E75DA">
        <w:rPr>
          <w:rFonts w:ascii="Times New Roman" w:hAnsi="Times New Roman" w:cs="Times New Roman"/>
          <w:noProof/>
          <w:sz w:val="22"/>
          <w:szCs w:val="22"/>
        </w:rPr>
        <w:t>(1), 1–13. https://doi.org/10.1167/15.1.27</w:t>
      </w:r>
    </w:p>
    <w:p w14:paraId="5C8978E2"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Chen, J., Gombart, Z., Rogers, S., Gardiner, S., Cecil, S., &amp; Bullock, R. (2011). Pupillary reactivity as an early indicator of increased intracranial pressure: The introduction of the neurological pupil index. </w:t>
      </w:r>
      <w:r w:rsidRPr="004E75DA">
        <w:rPr>
          <w:rFonts w:ascii="Times New Roman" w:hAnsi="Times New Roman" w:cs="Times New Roman"/>
          <w:i/>
          <w:iCs/>
          <w:noProof/>
          <w:sz w:val="22"/>
          <w:szCs w:val="22"/>
        </w:rPr>
        <w:t>Surgical Neurology International</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2</w:t>
      </w:r>
      <w:r w:rsidRPr="004E75DA">
        <w:rPr>
          <w:rFonts w:ascii="Times New Roman" w:hAnsi="Times New Roman" w:cs="Times New Roman"/>
          <w:noProof/>
          <w:sz w:val="22"/>
          <w:szCs w:val="22"/>
        </w:rPr>
        <w:t>(1), 82. https://doi.org/10.4103/2152-7806.82248</w:t>
      </w:r>
    </w:p>
    <w:p w14:paraId="20EF6DD7"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Chougule, P. S., Najjar, R. P., Finkelstein, M. T., Kandiah, N., &amp; Milea, D. (2019). Light-induced pupillary responses in Alzheimer’s disease. </w:t>
      </w:r>
      <w:r w:rsidRPr="004E75DA">
        <w:rPr>
          <w:rFonts w:ascii="Times New Roman" w:hAnsi="Times New Roman" w:cs="Times New Roman"/>
          <w:i/>
          <w:iCs/>
          <w:noProof/>
          <w:sz w:val="22"/>
          <w:szCs w:val="22"/>
        </w:rPr>
        <w:t>Frontiers in Neurology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10</w:t>
      </w:r>
      <w:r w:rsidRPr="004E75DA">
        <w:rPr>
          <w:rFonts w:ascii="Times New Roman" w:hAnsi="Times New Roman" w:cs="Times New Roman"/>
          <w:noProof/>
          <w:sz w:val="22"/>
          <w:szCs w:val="22"/>
        </w:rPr>
        <w:t>(APR), 1–12. https://doi.org/10.3389/fneur.2019.00360</w:t>
      </w:r>
    </w:p>
    <w:p w14:paraId="1C558EA0"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Clarke, R. J., Zhang, H., &amp; Gamlin, P. D. R. (2003a). Characteristics of the pupillary light reflex in the alert rhesus monkey. </w:t>
      </w:r>
      <w:r w:rsidRPr="004E75DA">
        <w:rPr>
          <w:rFonts w:ascii="Times New Roman" w:hAnsi="Times New Roman" w:cs="Times New Roman"/>
          <w:i/>
          <w:iCs/>
          <w:noProof/>
          <w:sz w:val="22"/>
          <w:szCs w:val="22"/>
        </w:rPr>
        <w:t>Journal of Neurophysiology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89</w:t>
      </w:r>
      <w:r w:rsidRPr="004E75DA">
        <w:rPr>
          <w:rFonts w:ascii="Times New Roman" w:hAnsi="Times New Roman" w:cs="Times New Roman"/>
          <w:noProof/>
          <w:sz w:val="22"/>
          <w:szCs w:val="22"/>
        </w:rPr>
        <w:t>(6), 3179–3189. https://doi.org/10.1152/jn.01131.2002</w:t>
      </w:r>
    </w:p>
    <w:p w14:paraId="194D4879"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Clarke, R. J., Zhang, H., &amp; Gamlin, P. D. R. (2003b). Primate pupillary light reflex: Receptive field characteristics of pretectal luminance neurons. </w:t>
      </w:r>
      <w:r w:rsidRPr="004E75DA">
        <w:rPr>
          <w:rFonts w:ascii="Times New Roman" w:hAnsi="Times New Roman" w:cs="Times New Roman"/>
          <w:i/>
          <w:iCs/>
          <w:noProof/>
          <w:sz w:val="22"/>
          <w:szCs w:val="22"/>
        </w:rPr>
        <w:t>Journal of Neurophysiology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89</w:t>
      </w:r>
      <w:r w:rsidRPr="004E75DA">
        <w:rPr>
          <w:rFonts w:ascii="Times New Roman" w:hAnsi="Times New Roman" w:cs="Times New Roman"/>
          <w:noProof/>
          <w:sz w:val="22"/>
          <w:szCs w:val="22"/>
        </w:rPr>
        <w:t>(6), 3168–3178. https://doi.org/10.1152/jn.01130.2002</w:t>
      </w:r>
    </w:p>
    <w:p w14:paraId="44E21436"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Do, M. T. H. (2019). Melanopsin and the intrinsically photosensitive retinal ganglion cells: biophysics to behavior. </w:t>
      </w:r>
      <w:r w:rsidRPr="004E75DA">
        <w:rPr>
          <w:rFonts w:ascii="Times New Roman" w:hAnsi="Times New Roman" w:cs="Times New Roman"/>
          <w:i/>
          <w:iCs/>
          <w:noProof/>
          <w:sz w:val="22"/>
          <w:szCs w:val="22"/>
        </w:rPr>
        <w:t>Neuron</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104</w:t>
      </w:r>
      <w:r w:rsidRPr="004E75DA">
        <w:rPr>
          <w:rFonts w:ascii="Times New Roman" w:hAnsi="Times New Roman" w:cs="Times New Roman"/>
          <w:noProof/>
          <w:sz w:val="22"/>
          <w:szCs w:val="22"/>
        </w:rPr>
        <w:t>(2), 205–226. https://doi.org/10.1016/j.neuron.2019.07.016</w:t>
      </w:r>
    </w:p>
    <w:p w14:paraId="302E35AF"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lastRenderedPageBreak/>
        <w:t xml:space="preserve">Feigl, B., &amp; Zele, A. J. (2014). Melanopsin-expressing intrinsically photosensitive retinal ganglion cells in retinal disease. </w:t>
      </w:r>
      <w:r w:rsidRPr="004E75DA">
        <w:rPr>
          <w:rFonts w:ascii="Times New Roman" w:hAnsi="Times New Roman" w:cs="Times New Roman"/>
          <w:i/>
          <w:iCs/>
          <w:noProof/>
          <w:sz w:val="22"/>
          <w:szCs w:val="22"/>
        </w:rPr>
        <w:t>Optometry and Vision Science</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91</w:t>
      </w:r>
      <w:r w:rsidRPr="004E75DA">
        <w:rPr>
          <w:rFonts w:ascii="Times New Roman" w:hAnsi="Times New Roman" w:cs="Times New Roman"/>
          <w:noProof/>
          <w:sz w:val="22"/>
          <w:szCs w:val="22"/>
        </w:rPr>
        <w:t>(8), 894–903. https://doi.org/10.1097/OPX.0000000000000284</w:t>
      </w:r>
    </w:p>
    <w:p w14:paraId="77CE3AC9"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Girkin, C. A. (2003). Evaluation of the pupillary light response as an objective measure of visual function. </w:t>
      </w:r>
      <w:r w:rsidRPr="004E75DA">
        <w:rPr>
          <w:rFonts w:ascii="Times New Roman" w:hAnsi="Times New Roman" w:cs="Times New Roman"/>
          <w:i/>
          <w:iCs/>
          <w:noProof/>
          <w:sz w:val="22"/>
          <w:szCs w:val="22"/>
        </w:rPr>
        <w:t>Ophthalmology Clinics of North America</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16</w:t>
      </w:r>
      <w:r w:rsidRPr="004E75DA">
        <w:rPr>
          <w:rFonts w:ascii="Times New Roman" w:hAnsi="Times New Roman" w:cs="Times New Roman"/>
          <w:noProof/>
          <w:sz w:val="22"/>
          <w:szCs w:val="22"/>
        </w:rPr>
        <w:t>(2), 143–153. https://doi.org/10.1016/S0896-1549(03)00002-6</w:t>
      </w:r>
    </w:p>
    <w:p w14:paraId="3DB22469"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Hall, C. A., &amp; Chilcott, R. P. (2018). Eyeing up the future of the pupillary light reflex in neurodiagnostics. </w:t>
      </w:r>
      <w:r w:rsidRPr="004E75DA">
        <w:rPr>
          <w:rFonts w:ascii="Times New Roman" w:hAnsi="Times New Roman" w:cs="Times New Roman"/>
          <w:i/>
          <w:iCs/>
          <w:noProof/>
          <w:sz w:val="22"/>
          <w:szCs w:val="22"/>
        </w:rPr>
        <w:t>Diagnostics</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8</w:t>
      </w:r>
      <w:r w:rsidRPr="004E75DA">
        <w:rPr>
          <w:rFonts w:ascii="Times New Roman" w:hAnsi="Times New Roman" w:cs="Times New Roman"/>
          <w:noProof/>
          <w:sz w:val="22"/>
          <w:szCs w:val="22"/>
        </w:rPr>
        <w:t>(1). https://doi.org/10.3390/diagnostics8010019</w:t>
      </w:r>
    </w:p>
    <w:p w14:paraId="762B9F7E"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Hirata, Y., Yamaji, K., Sakai, H., &amp; Usui, S. (2003). Function of the pupil in vision and information capacity of retinal image. </w:t>
      </w:r>
      <w:r w:rsidRPr="004E75DA">
        <w:rPr>
          <w:rFonts w:ascii="Times New Roman" w:hAnsi="Times New Roman" w:cs="Times New Roman"/>
          <w:i/>
          <w:iCs/>
          <w:noProof/>
          <w:sz w:val="22"/>
          <w:szCs w:val="22"/>
        </w:rPr>
        <w:t>Systems and Computers in Japan</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34</w:t>
      </w:r>
      <w:r w:rsidRPr="004E75DA">
        <w:rPr>
          <w:rFonts w:ascii="Times New Roman" w:hAnsi="Times New Roman" w:cs="Times New Roman"/>
          <w:noProof/>
          <w:sz w:val="22"/>
          <w:szCs w:val="22"/>
        </w:rPr>
        <w:t>(9), 48–57. https://doi.org/10.1002/scj.10344</w:t>
      </w:r>
    </w:p>
    <w:p w14:paraId="02928C54"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Kankipati, L., Girkin, C. A., &amp; Gamlin, P. D. R. (2010). Post-illumination pupil response in subjects without ocular disease. </w:t>
      </w:r>
      <w:r w:rsidRPr="004E75DA">
        <w:rPr>
          <w:rFonts w:ascii="Times New Roman" w:hAnsi="Times New Roman" w:cs="Times New Roman"/>
          <w:i/>
          <w:iCs/>
          <w:noProof/>
          <w:sz w:val="22"/>
          <w:szCs w:val="22"/>
        </w:rPr>
        <w:t>Investigative Ophthalmology and Visual Science</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51</w:t>
      </w:r>
      <w:r w:rsidRPr="004E75DA">
        <w:rPr>
          <w:rFonts w:ascii="Times New Roman" w:hAnsi="Times New Roman" w:cs="Times New Roman"/>
          <w:noProof/>
          <w:sz w:val="22"/>
          <w:szCs w:val="22"/>
        </w:rPr>
        <w:t>(5), 2764–2769. https://doi.org/10.1167/iovs.09-4717</w:t>
      </w:r>
    </w:p>
    <w:p w14:paraId="4B1E2731"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Kankipati, L., Girkin, C. A., &amp; Gamlin, P. D. R. (2011). The post-illumination pupil response is reduced in glaucoma patients. </w:t>
      </w:r>
      <w:r w:rsidRPr="004E75DA">
        <w:rPr>
          <w:rFonts w:ascii="Times New Roman" w:hAnsi="Times New Roman" w:cs="Times New Roman"/>
          <w:i/>
          <w:iCs/>
          <w:noProof/>
          <w:sz w:val="22"/>
          <w:szCs w:val="22"/>
        </w:rPr>
        <w:t>Investigative Ophthalmology and Visual Science</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52</w:t>
      </w:r>
      <w:r w:rsidRPr="004E75DA">
        <w:rPr>
          <w:rFonts w:ascii="Times New Roman" w:hAnsi="Times New Roman" w:cs="Times New Roman"/>
          <w:noProof/>
          <w:sz w:val="22"/>
          <w:szCs w:val="22"/>
        </w:rPr>
        <w:t>(5), 2287–2292. https://doi.org/10.1167/iovs.10-6023</w:t>
      </w:r>
    </w:p>
    <w:p w14:paraId="5ED250E0"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Kardon, R. H., Anderson, S. C., Damarjian, T. G., Grace, E. M., Stone, E., &amp; Kawasaki, A. (2009). Chromatic Pupil Responses. Preferential Activation of the Melanopsin-mediated versus Outer Photoreceptor-mediated Pupil Light Reflex. </w:t>
      </w:r>
      <w:r w:rsidRPr="004E75DA">
        <w:rPr>
          <w:rFonts w:ascii="Times New Roman" w:hAnsi="Times New Roman" w:cs="Times New Roman"/>
          <w:i/>
          <w:iCs/>
          <w:noProof/>
          <w:sz w:val="22"/>
          <w:szCs w:val="22"/>
        </w:rPr>
        <w:t>Ophthalmology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116</w:t>
      </w:r>
      <w:r w:rsidRPr="004E75DA">
        <w:rPr>
          <w:rFonts w:ascii="Times New Roman" w:hAnsi="Times New Roman" w:cs="Times New Roman"/>
          <w:noProof/>
          <w:sz w:val="22"/>
          <w:szCs w:val="22"/>
        </w:rPr>
        <w:t>(8), 1564–1573. https://doi.org/10.1016/j.ophtha.2009.02.007</w:t>
      </w:r>
    </w:p>
    <w:p w14:paraId="45759C8F"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Kassner, M., Patera, W., &amp; Bulling, A. (2014). Pupil: An open source platform for pervasive eye tracking and mobile gaze-based interaction. </w:t>
      </w:r>
      <w:r w:rsidRPr="004E75DA">
        <w:rPr>
          <w:rFonts w:ascii="Times New Roman" w:hAnsi="Times New Roman" w:cs="Times New Roman"/>
          <w:i/>
          <w:iCs/>
          <w:noProof/>
          <w:sz w:val="22"/>
          <w:szCs w:val="22"/>
        </w:rPr>
        <w:t>UbiComp 2014 - Adjunct Proceedings of the 2014 ACM International Joint Conference on Pervasive and Ubiquitous Computing</w:t>
      </w:r>
      <w:r w:rsidRPr="004E75DA">
        <w:rPr>
          <w:rFonts w:ascii="Times New Roman" w:hAnsi="Times New Roman" w:cs="Times New Roman"/>
          <w:noProof/>
          <w:sz w:val="22"/>
          <w:szCs w:val="22"/>
        </w:rPr>
        <w:t>, 1151–1160. https://doi.org/10.1145/2638728.2641695</w:t>
      </w:r>
    </w:p>
    <w:p w14:paraId="4C03E51A"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Laughlin, S. B. (1992). Retinal information capacity and the function of the pupil. </w:t>
      </w:r>
      <w:r w:rsidRPr="004E75DA">
        <w:rPr>
          <w:rFonts w:ascii="Times New Roman" w:hAnsi="Times New Roman" w:cs="Times New Roman"/>
          <w:i/>
          <w:iCs/>
          <w:noProof/>
          <w:sz w:val="22"/>
          <w:szCs w:val="22"/>
        </w:rPr>
        <w:t>Ophthalmic &amp; Physiological Optics</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12</w:t>
      </w:r>
      <w:r w:rsidRPr="004E75DA">
        <w:rPr>
          <w:rFonts w:ascii="Times New Roman" w:hAnsi="Times New Roman" w:cs="Times New Roman"/>
          <w:noProof/>
          <w:sz w:val="22"/>
          <w:szCs w:val="22"/>
        </w:rPr>
        <w:t>(2), 161–164. https://doi.org/10.1111/j.1475-1313.1992.tb00281.x</w:t>
      </w:r>
    </w:p>
    <w:p w14:paraId="4C78F767"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Levatin, P. (1959). Pupillary Escape in Disease of the Retina or Optic Nerve. </w:t>
      </w:r>
      <w:r w:rsidRPr="004E75DA">
        <w:rPr>
          <w:rFonts w:ascii="Times New Roman" w:hAnsi="Times New Roman" w:cs="Times New Roman"/>
          <w:i/>
          <w:iCs/>
          <w:noProof/>
          <w:sz w:val="22"/>
          <w:szCs w:val="22"/>
        </w:rPr>
        <w:t xml:space="preserve">A.M.A. Archives of </w:t>
      </w:r>
      <w:r w:rsidRPr="004E75DA">
        <w:rPr>
          <w:rFonts w:ascii="Times New Roman" w:hAnsi="Times New Roman" w:cs="Times New Roman"/>
          <w:i/>
          <w:iCs/>
          <w:noProof/>
          <w:sz w:val="22"/>
          <w:szCs w:val="22"/>
        </w:rPr>
        <w:lastRenderedPageBreak/>
        <w:t>Ophthalmology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62</w:t>
      </w:r>
      <w:r w:rsidRPr="004E75DA">
        <w:rPr>
          <w:rFonts w:ascii="Times New Roman" w:hAnsi="Times New Roman" w:cs="Times New Roman"/>
          <w:noProof/>
          <w:sz w:val="22"/>
          <w:szCs w:val="22"/>
        </w:rPr>
        <w:t>(5), 768–779. https://doi.org/10.1001/archopht.1959.04220050030005</w:t>
      </w:r>
    </w:p>
    <w:p w14:paraId="57B805E7"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Litvan, I., Saposnik, G., Maurino, J., Gonzalez, L., Saizar, R., Sica, R. E. P., &amp; Bartko, J. J. (2000). Clinical / Scientific Notes Selective sparing of pain pathways in a. </w:t>
      </w:r>
      <w:r w:rsidRPr="004E75DA">
        <w:rPr>
          <w:rFonts w:ascii="Times New Roman" w:hAnsi="Times New Roman" w:cs="Times New Roman"/>
          <w:i/>
          <w:iCs/>
          <w:noProof/>
          <w:sz w:val="22"/>
          <w:szCs w:val="22"/>
        </w:rPr>
        <w:t>Neurology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54</w:t>
      </w:r>
      <w:r w:rsidRPr="004E75DA">
        <w:rPr>
          <w:rFonts w:ascii="Times New Roman" w:hAnsi="Times New Roman" w:cs="Times New Roman"/>
          <w:noProof/>
          <w:sz w:val="22"/>
          <w:szCs w:val="22"/>
        </w:rPr>
        <w:t>(2). https://doi.org/10.1212/WNL.54.2.530</w:t>
      </w:r>
    </w:p>
    <w:p w14:paraId="49C766CE"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Loewenfeld, I. E. (1993). </w:t>
      </w:r>
      <w:r w:rsidRPr="004E75DA">
        <w:rPr>
          <w:rFonts w:ascii="Times New Roman" w:hAnsi="Times New Roman" w:cs="Times New Roman"/>
          <w:i/>
          <w:iCs/>
          <w:noProof/>
          <w:sz w:val="22"/>
          <w:szCs w:val="22"/>
        </w:rPr>
        <w:t>The pupil: Anatomy, physiology and clinical applications</w:t>
      </w:r>
      <w:r w:rsidRPr="004E75DA">
        <w:rPr>
          <w:rFonts w:ascii="Times New Roman" w:hAnsi="Times New Roman" w:cs="Times New Roman"/>
          <w:noProof/>
          <w:sz w:val="22"/>
          <w:szCs w:val="22"/>
        </w:rPr>
        <w:t>. Butterworth-Heinemann.</w:t>
      </w:r>
    </w:p>
    <w:p w14:paraId="01BFB84B"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McDougal, D. H., &amp; Gamlin, P. D. (2015). Autonomic control of the eye. </w:t>
      </w:r>
      <w:r w:rsidRPr="004E75DA">
        <w:rPr>
          <w:rFonts w:ascii="Times New Roman" w:hAnsi="Times New Roman" w:cs="Times New Roman"/>
          <w:i/>
          <w:iCs/>
          <w:noProof/>
          <w:sz w:val="22"/>
          <w:szCs w:val="22"/>
        </w:rPr>
        <w:t>Comprehensive Physiology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5</w:t>
      </w:r>
      <w:r w:rsidRPr="004E75DA">
        <w:rPr>
          <w:rFonts w:ascii="Times New Roman" w:hAnsi="Times New Roman" w:cs="Times New Roman"/>
          <w:noProof/>
          <w:sz w:val="22"/>
          <w:szCs w:val="22"/>
        </w:rPr>
        <w:t>(1), 439–473. https://doi.org/10.1002/cphy.c140014</w:t>
      </w:r>
    </w:p>
    <w:p w14:paraId="330DC55A"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Meeker, M., Du, R., Bacchetti, P., Privitera, C. M., Larson, M. D., Holland, M. C., &amp; Manley, G. (2005). Pupil examination: validity and clinical utility of an automated pupillometer. </w:t>
      </w:r>
      <w:r w:rsidRPr="004E75DA">
        <w:rPr>
          <w:rFonts w:ascii="Times New Roman" w:hAnsi="Times New Roman" w:cs="Times New Roman"/>
          <w:i/>
          <w:iCs/>
          <w:noProof/>
          <w:sz w:val="22"/>
          <w:szCs w:val="22"/>
        </w:rPr>
        <w:t>Journal of Neuroscience Nursing</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37</w:t>
      </w:r>
      <w:r w:rsidRPr="004E75DA">
        <w:rPr>
          <w:rFonts w:ascii="Times New Roman" w:hAnsi="Times New Roman" w:cs="Times New Roman"/>
          <w:noProof/>
          <w:sz w:val="22"/>
          <w:szCs w:val="22"/>
        </w:rPr>
        <w:t>(1), 34-40 7p.</w:t>
      </w:r>
    </w:p>
    <w:p w14:paraId="3258D8B4"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Provencio, I., Rodriguez, I. R., Jiang, G., Hayes, W. P., Moreira, E. F., &amp; Rollag, M. D. (2000). A novel human opsin in the inner retina. </w:t>
      </w:r>
      <w:r w:rsidRPr="004E75DA">
        <w:rPr>
          <w:rFonts w:ascii="Times New Roman" w:hAnsi="Times New Roman" w:cs="Times New Roman"/>
          <w:i/>
          <w:iCs/>
          <w:noProof/>
          <w:sz w:val="22"/>
          <w:szCs w:val="22"/>
        </w:rPr>
        <w:t>Journal of Neuroscience</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20</w:t>
      </w:r>
      <w:r w:rsidRPr="004E75DA">
        <w:rPr>
          <w:rFonts w:ascii="Times New Roman" w:hAnsi="Times New Roman" w:cs="Times New Roman"/>
          <w:noProof/>
          <w:sz w:val="22"/>
          <w:szCs w:val="22"/>
        </w:rPr>
        <w:t>(2), 600–605. https://doi.org/10.1523/jneurosci.20-02-00600.2000</w:t>
      </w:r>
    </w:p>
    <w:p w14:paraId="157E350E"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Spitschan, M. (2019). Melanopsin contributions to non-visual and visual function. </w:t>
      </w:r>
      <w:r w:rsidRPr="004E75DA">
        <w:rPr>
          <w:rFonts w:ascii="Times New Roman" w:hAnsi="Times New Roman" w:cs="Times New Roman"/>
          <w:i/>
          <w:iCs/>
          <w:noProof/>
          <w:sz w:val="22"/>
          <w:szCs w:val="22"/>
        </w:rPr>
        <w:t>Current Opinion in Behavioral Sciences</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30</w:t>
      </w:r>
      <w:r w:rsidRPr="004E75DA">
        <w:rPr>
          <w:rFonts w:ascii="Times New Roman" w:hAnsi="Times New Roman" w:cs="Times New Roman"/>
          <w:noProof/>
          <w:sz w:val="22"/>
          <w:szCs w:val="22"/>
        </w:rPr>
        <w:t>(Figure 1), 67–72. https://doi.org/10.1016/j.cobeha.2019.06.004</w:t>
      </w:r>
    </w:p>
    <w:p w14:paraId="25C60E63"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Szabadi, E. (2018). Functional Organization of the Sympathetic Pathways Controlling the Pupil: Light-Inhibited and Light-Stimulated Pathways. </w:t>
      </w:r>
      <w:r w:rsidRPr="004E75DA">
        <w:rPr>
          <w:rFonts w:ascii="Times New Roman" w:hAnsi="Times New Roman" w:cs="Times New Roman"/>
          <w:i/>
          <w:iCs/>
          <w:noProof/>
          <w:sz w:val="22"/>
          <w:szCs w:val="22"/>
        </w:rPr>
        <w:t>Frontiers in Neurology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9</w:t>
      </w:r>
      <w:r w:rsidRPr="004E75DA">
        <w:rPr>
          <w:rFonts w:ascii="Times New Roman" w:hAnsi="Times New Roman" w:cs="Times New Roman"/>
          <w:noProof/>
          <w:sz w:val="22"/>
          <w:szCs w:val="22"/>
        </w:rPr>
        <w:t>(December). https://doi.org/10.3389/fneur.2018.01069</w:t>
      </w:r>
    </w:p>
    <w:p w14:paraId="3A22BD90"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Taylor, W. R., Chen, J. W., Meltzer, H., Gennarelli, T. A., Kelbch, C., Knowlton, S., Richardson, J., Lutch, M. J., Farin, A., Hults, K. N., &amp; Marshall, L. F. (2003). Quantitative pupillometry, a new technology: Normative data and preliminary observations in patients with acute head injury - Technical note. </w:t>
      </w:r>
      <w:r w:rsidRPr="004E75DA">
        <w:rPr>
          <w:rFonts w:ascii="Times New Roman" w:hAnsi="Times New Roman" w:cs="Times New Roman"/>
          <w:i/>
          <w:iCs/>
          <w:noProof/>
          <w:sz w:val="22"/>
          <w:szCs w:val="22"/>
        </w:rPr>
        <w:t>Journal of Neurosurgery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98</w:t>
      </w:r>
      <w:r w:rsidRPr="004E75DA">
        <w:rPr>
          <w:rFonts w:ascii="Times New Roman" w:hAnsi="Times New Roman" w:cs="Times New Roman"/>
          <w:noProof/>
          <w:sz w:val="22"/>
          <w:szCs w:val="22"/>
        </w:rPr>
        <w:t>(1 SUPPL.), 205–213. https://doi.org/10.3171/jns.2003.98.1.0205</w:t>
      </w:r>
    </w:p>
    <w:p w14:paraId="61CF0FBB"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Thompson, H. S. (1966). Afferent pupillary defects. Pupillary findings associated with defects of the afferent arm of the pupillary light reflex arc. </w:t>
      </w:r>
      <w:r w:rsidRPr="004E75DA">
        <w:rPr>
          <w:rFonts w:ascii="Times New Roman" w:hAnsi="Times New Roman" w:cs="Times New Roman"/>
          <w:i/>
          <w:iCs/>
          <w:noProof/>
          <w:sz w:val="22"/>
          <w:szCs w:val="22"/>
        </w:rPr>
        <w:t>American Journal of Ophthalmology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62</w:t>
      </w:r>
      <w:r w:rsidRPr="004E75DA">
        <w:rPr>
          <w:rFonts w:ascii="Times New Roman" w:hAnsi="Times New Roman" w:cs="Times New Roman"/>
          <w:noProof/>
          <w:sz w:val="22"/>
          <w:szCs w:val="22"/>
        </w:rPr>
        <w:t>(5), 860–873. https://doi.org/10.1016/0002-9394(66)91911-8</w:t>
      </w:r>
    </w:p>
    <w:p w14:paraId="5F9B71A4"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Troiani, V. (2020). The future of quantitative pupillometry in health and disease. </w:t>
      </w:r>
      <w:r w:rsidRPr="004E75DA">
        <w:rPr>
          <w:rFonts w:ascii="Times New Roman" w:hAnsi="Times New Roman" w:cs="Times New Roman"/>
          <w:i/>
          <w:iCs/>
          <w:noProof/>
          <w:sz w:val="22"/>
          <w:szCs w:val="22"/>
        </w:rPr>
        <w:t xml:space="preserve">Clinical Autonomic </w:t>
      </w:r>
      <w:r w:rsidRPr="004E75DA">
        <w:rPr>
          <w:rFonts w:ascii="Times New Roman" w:hAnsi="Times New Roman" w:cs="Times New Roman"/>
          <w:i/>
          <w:iCs/>
          <w:noProof/>
          <w:sz w:val="22"/>
          <w:szCs w:val="22"/>
        </w:rPr>
        <w:lastRenderedPageBreak/>
        <w:t>Research</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0123456789</w:t>
      </w:r>
      <w:r w:rsidRPr="004E75DA">
        <w:rPr>
          <w:rFonts w:ascii="Times New Roman" w:hAnsi="Times New Roman" w:cs="Times New Roman"/>
          <w:noProof/>
          <w:sz w:val="22"/>
          <w:szCs w:val="22"/>
        </w:rPr>
        <w:t>, 2–3. https://doi.org/10.1007/s10286-019-00655-3</w:t>
      </w:r>
    </w:p>
    <w:p w14:paraId="69639251"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Van Stavern, G. P., Bei, L., Shui, Y. B., Huecker, J., &amp; Gordon, M. (2019). Pupillary light reaction in preclinical Alzheimer’s disease subjects compared with normal ageing controls. </w:t>
      </w:r>
      <w:r w:rsidRPr="004E75DA">
        <w:rPr>
          <w:rFonts w:ascii="Times New Roman" w:hAnsi="Times New Roman" w:cs="Times New Roman"/>
          <w:i/>
          <w:iCs/>
          <w:noProof/>
          <w:sz w:val="22"/>
          <w:szCs w:val="22"/>
        </w:rPr>
        <w:t>British Journal of Ophthalmology</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103</w:t>
      </w:r>
      <w:r w:rsidRPr="004E75DA">
        <w:rPr>
          <w:rFonts w:ascii="Times New Roman" w:hAnsi="Times New Roman" w:cs="Times New Roman"/>
          <w:noProof/>
          <w:sz w:val="22"/>
          <w:szCs w:val="22"/>
        </w:rPr>
        <w:t>(7), 971–975. https://doi.org/10.1136/bjophthalmol-2018-312425</w:t>
      </w:r>
    </w:p>
    <w:p w14:paraId="2BF1234A"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Winston, M., Zhou, A., Rand, C. M., Dunne, E. C., Warner, J. J., Volpe, L. J., Pigneri, B. A., Simon, D., Bielawiec, T., Gordon, S. C., Vitez, S. F., Charnay, A., Joza, S., Kelly, K., Panicker, C., Rizvydeen, S., Niewijk, G., Coleman, C., Scher, B. J., … Weese-Mayer, D. E. (2019). Pupillometry measures of autonomic nervous system regulation with advancing age in a healthy pediatric cohort. </w:t>
      </w:r>
      <w:r w:rsidRPr="004E75DA">
        <w:rPr>
          <w:rFonts w:ascii="Times New Roman" w:hAnsi="Times New Roman" w:cs="Times New Roman"/>
          <w:i/>
          <w:iCs/>
          <w:noProof/>
          <w:sz w:val="22"/>
          <w:szCs w:val="22"/>
        </w:rPr>
        <w:t>Clinical Autonomic Research</w:t>
      </w:r>
      <w:r w:rsidRPr="004E75DA">
        <w:rPr>
          <w:rFonts w:ascii="Times New Roman" w:hAnsi="Times New Roman" w:cs="Times New Roman"/>
          <w:noProof/>
          <w:sz w:val="22"/>
          <w:szCs w:val="22"/>
        </w:rPr>
        <w:t>. https://doi.org/10.1007/s10286-019-00639-3</w:t>
      </w:r>
    </w:p>
    <w:p w14:paraId="5CE39D01" w14:textId="77777777" w:rsidR="00D50072" w:rsidRPr="004E75DA" w:rsidRDefault="00D50072" w:rsidP="00D50072">
      <w:pPr>
        <w:widowControl w:val="0"/>
        <w:autoSpaceDE w:val="0"/>
        <w:autoSpaceDN w:val="0"/>
        <w:adjustRightInd w:val="0"/>
        <w:ind w:left="480" w:hanging="480"/>
        <w:rPr>
          <w:rFonts w:ascii="Times New Roman" w:hAnsi="Times New Roman" w:cs="Times New Roman"/>
          <w:noProof/>
          <w:sz w:val="22"/>
          <w:szCs w:val="22"/>
        </w:rPr>
      </w:pPr>
      <w:r w:rsidRPr="004E75DA">
        <w:rPr>
          <w:rFonts w:ascii="Times New Roman" w:hAnsi="Times New Roman" w:cs="Times New Roman"/>
          <w:noProof/>
          <w:sz w:val="22"/>
          <w:szCs w:val="22"/>
        </w:rPr>
        <w:t xml:space="preserve">Woodhouse, J. M., &amp; Campbell, F. W. (1975). The role of the pupil light reflex in aiding adaptation to the dark. </w:t>
      </w:r>
      <w:r w:rsidRPr="004E75DA">
        <w:rPr>
          <w:rFonts w:ascii="Times New Roman" w:hAnsi="Times New Roman" w:cs="Times New Roman"/>
          <w:i/>
          <w:iCs/>
          <w:noProof/>
          <w:sz w:val="22"/>
          <w:szCs w:val="22"/>
        </w:rPr>
        <w:t>Vision Research</w:t>
      </w:r>
      <w:r w:rsidRPr="004E75DA">
        <w:rPr>
          <w:rFonts w:ascii="Times New Roman" w:hAnsi="Times New Roman" w:cs="Times New Roman"/>
          <w:noProof/>
          <w:sz w:val="22"/>
          <w:szCs w:val="22"/>
        </w:rPr>
        <w:t xml:space="preserve">, </w:t>
      </w:r>
      <w:r w:rsidRPr="004E75DA">
        <w:rPr>
          <w:rFonts w:ascii="Times New Roman" w:hAnsi="Times New Roman" w:cs="Times New Roman"/>
          <w:i/>
          <w:iCs/>
          <w:noProof/>
          <w:sz w:val="22"/>
          <w:szCs w:val="22"/>
        </w:rPr>
        <w:t>15</w:t>
      </w:r>
      <w:r w:rsidRPr="004E75DA">
        <w:rPr>
          <w:rFonts w:ascii="Times New Roman" w:hAnsi="Times New Roman" w:cs="Times New Roman"/>
          <w:noProof/>
          <w:sz w:val="22"/>
          <w:szCs w:val="22"/>
        </w:rPr>
        <w:t>(6), 649–653. https://doi.org/10.1016/0042-6989(75)90279-5</w:t>
      </w:r>
    </w:p>
    <w:p w14:paraId="6E14847F" w14:textId="230B2860" w:rsidR="00592942" w:rsidRPr="004E75DA" w:rsidRDefault="00070049" w:rsidP="00D50072">
      <w:pPr>
        <w:widowControl w:val="0"/>
        <w:autoSpaceDE w:val="0"/>
        <w:autoSpaceDN w:val="0"/>
        <w:adjustRightInd w:val="0"/>
        <w:ind w:left="480" w:hanging="480"/>
        <w:rPr>
          <w:rFonts w:cstheme="minorHAnsi"/>
          <w:b/>
          <w:bCs/>
          <w:sz w:val="22"/>
          <w:szCs w:val="22"/>
          <w:lang w:val="en-GB"/>
        </w:rPr>
      </w:pPr>
      <w:r w:rsidRPr="004E75DA">
        <w:rPr>
          <w:rFonts w:cstheme="minorHAnsi"/>
          <w:b/>
          <w:bCs/>
          <w:sz w:val="22"/>
          <w:szCs w:val="22"/>
          <w:lang w:val="en-GB"/>
        </w:rPr>
        <w:fldChar w:fldCharType="end"/>
      </w:r>
    </w:p>
    <w:sectPr w:rsidR="00592942" w:rsidRPr="004E75DA" w:rsidSect="00320527">
      <w:headerReference w:type="default" r:id="rId22"/>
      <w:headerReference w:type="first" r:id="rId23"/>
      <w:footnotePr>
        <w:pos w:val="beneathText"/>
      </w:footnotePr>
      <w:pgSz w:w="11906" w:h="16838" w:code="9"/>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Manuel Spitschan" w:date="2021-02-04T16:34:00Z" w:initials="MS">
    <w:p w14:paraId="79CE8ED0" w14:textId="799DA670" w:rsidR="00D3087C" w:rsidRDefault="00D3087C">
      <w:pPr>
        <w:pStyle w:val="CommentText"/>
      </w:pPr>
      <w:r>
        <w:rPr>
          <w:rStyle w:val="CommentReference"/>
        </w:rPr>
        <w:annotationRef/>
      </w:r>
      <w:r>
        <w:t xml:space="preserve">Can you make these a little bigger? I think it would also be good to show the gamma </w:t>
      </w:r>
      <w:proofErr w:type="gramStart"/>
      <w:r>
        <w:t>curves, and</w:t>
      </w:r>
      <w:proofErr w:type="gramEnd"/>
      <w:r>
        <w:t xml:space="preserve"> plot the shift in spectrum.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CE8E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6A0A9" w16cex:dateUtc="2021-02-04T16: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CE8ED0" w16cid:durableId="23C6A0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45FDE5" w14:textId="77777777" w:rsidR="00792FEE" w:rsidRDefault="00792FEE">
      <w:pPr>
        <w:spacing w:line="240" w:lineRule="auto"/>
        <w:rPr>
          <w:del w:id="4" w:author="Manuel Spitschan" w:date="2021-02-04T16:12:00Z"/>
        </w:rPr>
      </w:pPr>
      <w:r>
        <w:separator/>
      </w:r>
    </w:p>
    <w:p w14:paraId="6B2A3F43" w14:textId="77777777" w:rsidR="00792FEE" w:rsidRDefault="00792FEE">
      <w:pPr>
        <w:spacing w:line="240" w:lineRule="auto"/>
        <w:pPrChange w:id="5" w:author="Manuel Spitschan" w:date="2021-02-04T16:12:00Z">
          <w:pPr/>
        </w:pPrChange>
      </w:pPr>
    </w:p>
  </w:endnote>
  <w:endnote w:type="continuationSeparator" w:id="0">
    <w:p w14:paraId="3154DA25" w14:textId="77777777" w:rsidR="00792FEE" w:rsidRDefault="00792FEE">
      <w:pPr>
        <w:spacing w:line="240" w:lineRule="auto"/>
        <w:rPr>
          <w:del w:id="6" w:author="Manuel Spitschan" w:date="2021-02-04T16:12:00Z"/>
        </w:rPr>
      </w:pPr>
      <w:r>
        <w:continuationSeparator/>
      </w:r>
    </w:p>
    <w:p w14:paraId="1F4184A0" w14:textId="77777777" w:rsidR="00792FEE" w:rsidRDefault="00792FEE">
      <w:pPr>
        <w:spacing w:line="240" w:lineRule="auto"/>
        <w:pPrChange w:id="7" w:author="Manuel Spitschan" w:date="2021-02-04T16:12:00Z">
          <w:pPr/>
        </w:pPrChange>
      </w:pPr>
    </w:p>
  </w:endnote>
  <w:endnote w:type="continuationNotice" w:id="1">
    <w:p w14:paraId="513F7DA1" w14:textId="77777777" w:rsidR="00792FEE" w:rsidRDefault="00792F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AB1AB" w14:textId="77777777" w:rsidR="00792FEE" w:rsidRDefault="00792FEE">
      <w:pPr>
        <w:spacing w:line="240" w:lineRule="auto"/>
        <w:rPr>
          <w:del w:id="0" w:author="Manuel Spitschan" w:date="2021-02-04T16:12:00Z"/>
        </w:rPr>
      </w:pPr>
      <w:r>
        <w:separator/>
      </w:r>
    </w:p>
    <w:p w14:paraId="51BED738" w14:textId="77777777" w:rsidR="00792FEE" w:rsidRDefault="00792FEE">
      <w:pPr>
        <w:spacing w:line="240" w:lineRule="auto"/>
        <w:pPrChange w:id="1" w:author="Manuel Spitschan" w:date="2021-02-04T16:12:00Z">
          <w:pPr/>
        </w:pPrChange>
      </w:pPr>
    </w:p>
  </w:footnote>
  <w:footnote w:type="continuationSeparator" w:id="0">
    <w:p w14:paraId="16BC244D" w14:textId="77777777" w:rsidR="00792FEE" w:rsidRDefault="00792FEE">
      <w:pPr>
        <w:spacing w:line="240" w:lineRule="auto"/>
        <w:rPr>
          <w:del w:id="2" w:author="Manuel Spitschan" w:date="2021-02-04T16:12:00Z"/>
        </w:rPr>
      </w:pPr>
      <w:r>
        <w:continuationSeparator/>
      </w:r>
    </w:p>
    <w:p w14:paraId="4AC94A68" w14:textId="77777777" w:rsidR="00792FEE" w:rsidRDefault="00792FEE">
      <w:pPr>
        <w:spacing w:line="240" w:lineRule="auto"/>
        <w:pPrChange w:id="3" w:author="Manuel Spitschan" w:date="2021-02-04T16:12:00Z">
          <w:pPr/>
        </w:pPrChange>
      </w:pPr>
    </w:p>
  </w:footnote>
  <w:footnote w:type="continuationNotice" w:id="1">
    <w:p w14:paraId="34F98572" w14:textId="77777777" w:rsidR="00792FEE" w:rsidRDefault="00792F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BFEBD" w14:textId="77777777" w:rsidR="00D3087C" w:rsidRPr="007F73ED" w:rsidRDefault="00D3087C">
    <w:pPr>
      <w:pStyle w:val="Header"/>
      <w:rPr>
        <w:noProof/>
        <w:lang w:val="en-GB"/>
      </w:rPr>
    </w:pPr>
    <w:sdt>
      <w:sdtPr>
        <w:rPr>
          <w:rStyle w:val="Strong"/>
          <w:noProof/>
          <w:lang w:val="en-GB"/>
        </w:rPr>
        <w:alias w:val="Running head"/>
        <w:id w:val="12739865"/>
        <w:placeholder>
          <w:docPart w:val="965C72E887AB4C4B8CCF89D410D972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noProof/>
            <w:lang w:val="en-GB"/>
          </w:rPr>
          <w:t>system for researching the pupil light reflex</w:t>
        </w:r>
      </w:sdtContent>
    </w:sdt>
    <w:r>
      <w:rPr>
        <w:rPrChange w:id="11" w:author="Manuel Spitschan" w:date="2021-02-04T16:12:00Z">
          <w:rPr>
            <w:rStyle w:val="Strong"/>
            <w:lang w:val="en-GB"/>
          </w:rPr>
        </w:rPrChange>
      </w:rPr>
      <w:ptab w:relativeTo="margin" w:alignment="lef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Pr="007F73ED">
      <w:rPr>
        <w:rStyle w:val="Strong"/>
        <w:noProof/>
        <w:lang w:val="en-GB" w:bidi="en-GB"/>
      </w:rPr>
      <w:t>8</w:t>
    </w:r>
    <w:r w:rsidRPr="007F73ED">
      <w:rPr>
        <w:rStyle w:val="Strong"/>
        <w:noProof/>
        <w:lang w:val="en-GB" w:bidi="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3048D" w14:textId="77777777" w:rsidR="00D3087C" w:rsidRPr="007F73ED" w:rsidRDefault="00D3087C">
    <w:pPr>
      <w:pStyle w:val="Header"/>
      <w:rPr>
        <w:rStyle w:val="Strong"/>
        <w:noProof/>
        <w:lang w:val="en-GB"/>
      </w:rPr>
    </w:pPr>
    <w:r w:rsidRPr="007F73ED">
      <w:rPr>
        <w:noProof/>
        <w:lang w:val="en-GB" w:bidi="en-GB"/>
      </w:rPr>
      <w:t xml:space="preserve">Running head: </w:t>
    </w:r>
    <w:sdt>
      <w:sdtPr>
        <w:rPr>
          <w:rStyle w:val="Strong"/>
          <w:noProof/>
          <w:lang w:val="en-GB"/>
        </w:rPr>
        <w:alias w:val="Running head"/>
        <w:id w:val="-696842620"/>
        <w:placeholder>
          <w:docPart w:val="0BE426DE40A747E5873E4FFA2D2D1F29"/>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noProof/>
            <w:lang w:val="en-GB"/>
          </w:rPr>
          <w:t>system for researching the pupil light reflex</w:t>
        </w:r>
      </w:sdtContent>
    </w:sdt>
    <w:r>
      <w:rPr>
        <w:rPrChange w:id="12" w:author="Manuel Spitschan" w:date="2021-02-04T16:12:00Z">
          <w:rPr>
            <w:rStyle w:val="Strong"/>
            <w:lang w:val="en-GB"/>
          </w:rPr>
        </w:rPrChange>
      </w:rPr>
      <w:ptab w:relativeTo="margin" w:alignment="left" w:leader="none"/>
    </w:r>
    <w:r w:rsidRPr="007F73ED">
      <w:rPr>
        <w:rStyle w:val="Strong"/>
        <w:noProof/>
        <w:lang w:val="en-GB" w:bidi="en-GB"/>
      </w:rPr>
      <w:fldChar w:fldCharType="begin"/>
    </w:r>
    <w:r w:rsidRPr="007F73ED">
      <w:rPr>
        <w:rStyle w:val="Strong"/>
        <w:noProof/>
        <w:lang w:val="en-GB" w:bidi="en-GB"/>
      </w:rPr>
      <w:instrText xml:space="preserve"> PAGE   \* MERGEFORMAT </w:instrText>
    </w:r>
    <w:r w:rsidRPr="007F73ED">
      <w:rPr>
        <w:rStyle w:val="Strong"/>
        <w:noProof/>
        <w:lang w:val="en-GB" w:bidi="en-GB"/>
      </w:rPr>
      <w:fldChar w:fldCharType="separate"/>
    </w:r>
    <w:r w:rsidRPr="007F73ED">
      <w:rPr>
        <w:rStyle w:val="Strong"/>
        <w:noProof/>
        <w:lang w:val="en-GB" w:bidi="en-GB"/>
      </w:rPr>
      <w:t>1</w:t>
    </w:r>
    <w:r w:rsidRPr="007F73ED">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A7D0783"/>
    <w:multiLevelType w:val="hybridMultilevel"/>
    <w:tmpl w:val="80140124"/>
    <w:lvl w:ilvl="0" w:tplc="560A42C2">
      <w:start w:val="1"/>
      <w:numFmt w:val="bullet"/>
      <w:lvlText w:val="-"/>
      <w:lvlJc w:val="left"/>
      <w:pPr>
        <w:ind w:left="1080" w:hanging="360"/>
      </w:pPr>
      <w:rPr>
        <w:rFonts w:ascii="Times New Roman" w:eastAsiaTheme="minorEastAsia" w:hAnsi="Times New Roman" w:cs="Times New Roman" w:hint="default"/>
      </w:rPr>
    </w:lvl>
    <w:lvl w:ilvl="1" w:tplc="954E58B2" w:tentative="1">
      <w:start w:val="1"/>
      <w:numFmt w:val="bullet"/>
      <w:lvlText w:val="o"/>
      <w:lvlJc w:val="left"/>
      <w:pPr>
        <w:ind w:left="1800" w:hanging="360"/>
      </w:pPr>
      <w:rPr>
        <w:rFonts w:ascii="Courier New" w:hAnsi="Courier New" w:hint="default"/>
      </w:rPr>
    </w:lvl>
    <w:lvl w:ilvl="2" w:tplc="087280D6" w:tentative="1">
      <w:start w:val="1"/>
      <w:numFmt w:val="bullet"/>
      <w:lvlText w:val=""/>
      <w:lvlJc w:val="left"/>
      <w:pPr>
        <w:ind w:left="2520" w:hanging="360"/>
      </w:pPr>
      <w:rPr>
        <w:rFonts w:ascii="Wingdings" w:hAnsi="Wingdings" w:hint="default"/>
      </w:rPr>
    </w:lvl>
    <w:lvl w:ilvl="3" w:tplc="1C86B2CA" w:tentative="1">
      <w:start w:val="1"/>
      <w:numFmt w:val="bullet"/>
      <w:lvlText w:val=""/>
      <w:lvlJc w:val="left"/>
      <w:pPr>
        <w:ind w:left="3240" w:hanging="360"/>
      </w:pPr>
      <w:rPr>
        <w:rFonts w:ascii="Symbol" w:hAnsi="Symbol" w:hint="default"/>
      </w:rPr>
    </w:lvl>
    <w:lvl w:ilvl="4" w:tplc="77EC3956" w:tentative="1">
      <w:start w:val="1"/>
      <w:numFmt w:val="bullet"/>
      <w:lvlText w:val="o"/>
      <w:lvlJc w:val="left"/>
      <w:pPr>
        <w:ind w:left="3960" w:hanging="360"/>
      </w:pPr>
      <w:rPr>
        <w:rFonts w:ascii="Courier New" w:hAnsi="Courier New" w:hint="default"/>
      </w:rPr>
    </w:lvl>
    <w:lvl w:ilvl="5" w:tplc="25C2E9C4" w:tentative="1">
      <w:start w:val="1"/>
      <w:numFmt w:val="bullet"/>
      <w:lvlText w:val=""/>
      <w:lvlJc w:val="left"/>
      <w:pPr>
        <w:ind w:left="4680" w:hanging="360"/>
      </w:pPr>
      <w:rPr>
        <w:rFonts w:ascii="Wingdings" w:hAnsi="Wingdings" w:hint="default"/>
      </w:rPr>
    </w:lvl>
    <w:lvl w:ilvl="6" w:tplc="BFF48348" w:tentative="1">
      <w:start w:val="1"/>
      <w:numFmt w:val="bullet"/>
      <w:lvlText w:val=""/>
      <w:lvlJc w:val="left"/>
      <w:pPr>
        <w:ind w:left="5400" w:hanging="360"/>
      </w:pPr>
      <w:rPr>
        <w:rFonts w:ascii="Symbol" w:hAnsi="Symbol" w:hint="default"/>
      </w:rPr>
    </w:lvl>
    <w:lvl w:ilvl="7" w:tplc="ED5A1BDE" w:tentative="1">
      <w:start w:val="1"/>
      <w:numFmt w:val="bullet"/>
      <w:lvlText w:val="o"/>
      <w:lvlJc w:val="left"/>
      <w:pPr>
        <w:ind w:left="6120" w:hanging="360"/>
      </w:pPr>
      <w:rPr>
        <w:rFonts w:ascii="Courier New" w:hAnsi="Courier New" w:hint="default"/>
      </w:rPr>
    </w:lvl>
    <w:lvl w:ilvl="8" w:tplc="94062A68" w:tentative="1">
      <w:start w:val="1"/>
      <w:numFmt w:val="bullet"/>
      <w:lvlText w:val=""/>
      <w:lvlJc w:val="left"/>
      <w:pPr>
        <w:ind w:left="684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532D1E"/>
    <w:multiLevelType w:val="hybridMultilevel"/>
    <w:tmpl w:val="B0D8C5B6"/>
    <w:lvl w:ilvl="0" w:tplc="DCA0904C">
      <w:numFmt w:val="bullet"/>
      <w:lvlText w:val="-"/>
      <w:lvlJc w:val="left"/>
      <w:pPr>
        <w:ind w:left="1080" w:hanging="360"/>
      </w:pPr>
      <w:rPr>
        <w:rFonts w:ascii="Times New Roman" w:eastAsiaTheme="minorEastAsia" w:hAnsi="Times New Roman" w:cs="Times New Roman" w:hint="default"/>
      </w:rPr>
    </w:lvl>
    <w:lvl w:ilvl="1" w:tplc="35C65F9C" w:tentative="1">
      <w:start w:val="1"/>
      <w:numFmt w:val="bullet"/>
      <w:lvlText w:val="o"/>
      <w:lvlJc w:val="left"/>
      <w:pPr>
        <w:ind w:left="1800" w:hanging="360"/>
      </w:pPr>
      <w:rPr>
        <w:rFonts w:ascii="Courier New" w:hAnsi="Courier New" w:cs="Courier New" w:hint="default"/>
      </w:rPr>
    </w:lvl>
    <w:lvl w:ilvl="2" w:tplc="3D0A0AFC" w:tentative="1">
      <w:start w:val="1"/>
      <w:numFmt w:val="bullet"/>
      <w:lvlText w:val=""/>
      <w:lvlJc w:val="left"/>
      <w:pPr>
        <w:ind w:left="2520" w:hanging="360"/>
      </w:pPr>
      <w:rPr>
        <w:rFonts w:ascii="Wingdings" w:hAnsi="Wingdings" w:hint="default"/>
      </w:rPr>
    </w:lvl>
    <w:lvl w:ilvl="3" w:tplc="D33AEA3A" w:tentative="1">
      <w:start w:val="1"/>
      <w:numFmt w:val="bullet"/>
      <w:lvlText w:val=""/>
      <w:lvlJc w:val="left"/>
      <w:pPr>
        <w:ind w:left="3240" w:hanging="360"/>
      </w:pPr>
      <w:rPr>
        <w:rFonts w:ascii="Symbol" w:hAnsi="Symbol" w:hint="default"/>
      </w:rPr>
    </w:lvl>
    <w:lvl w:ilvl="4" w:tplc="74205C22" w:tentative="1">
      <w:start w:val="1"/>
      <w:numFmt w:val="bullet"/>
      <w:lvlText w:val="o"/>
      <w:lvlJc w:val="left"/>
      <w:pPr>
        <w:ind w:left="3960" w:hanging="360"/>
      </w:pPr>
      <w:rPr>
        <w:rFonts w:ascii="Courier New" w:hAnsi="Courier New" w:cs="Courier New" w:hint="default"/>
      </w:rPr>
    </w:lvl>
    <w:lvl w:ilvl="5" w:tplc="E77284B6" w:tentative="1">
      <w:start w:val="1"/>
      <w:numFmt w:val="bullet"/>
      <w:lvlText w:val=""/>
      <w:lvlJc w:val="left"/>
      <w:pPr>
        <w:ind w:left="4680" w:hanging="360"/>
      </w:pPr>
      <w:rPr>
        <w:rFonts w:ascii="Wingdings" w:hAnsi="Wingdings" w:hint="default"/>
      </w:rPr>
    </w:lvl>
    <w:lvl w:ilvl="6" w:tplc="A7969F22" w:tentative="1">
      <w:start w:val="1"/>
      <w:numFmt w:val="bullet"/>
      <w:lvlText w:val=""/>
      <w:lvlJc w:val="left"/>
      <w:pPr>
        <w:ind w:left="5400" w:hanging="360"/>
      </w:pPr>
      <w:rPr>
        <w:rFonts w:ascii="Symbol" w:hAnsi="Symbol" w:hint="default"/>
      </w:rPr>
    </w:lvl>
    <w:lvl w:ilvl="7" w:tplc="81D089E6" w:tentative="1">
      <w:start w:val="1"/>
      <w:numFmt w:val="bullet"/>
      <w:lvlText w:val="o"/>
      <w:lvlJc w:val="left"/>
      <w:pPr>
        <w:ind w:left="6120" w:hanging="360"/>
      </w:pPr>
      <w:rPr>
        <w:rFonts w:ascii="Courier New" w:hAnsi="Courier New" w:cs="Courier New" w:hint="default"/>
      </w:rPr>
    </w:lvl>
    <w:lvl w:ilvl="8" w:tplc="B822A06C" w:tentative="1">
      <w:start w:val="1"/>
      <w:numFmt w:val="bullet"/>
      <w:lvlText w:val=""/>
      <w:lvlJc w:val="left"/>
      <w:pPr>
        <w:ind w:left="684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557DB6"/>
    <w:multiLevelType w:val="hybridMultilevel"/>
    <w:tmpl w:val="57F4873A"/>
    <w:lvl w:ilvl="0" w:tplc="0EF40E2C">
      <w:numFmt w:val="bullet"/>
      <w:lvlText w:val="-"/>
      <w:lvlJc w:val="left"/>
      <w:pPr>
        <w:ind w:left="1080" w:hanging="360"/>
      </w:pPr>
      <w:rPr>
        <w:rFonts w:ascii="Times New Roman" w:eastAsiaTheme="minorEastAsia" w:hAnsi="Times New Roman" w:cs="Times New Roman" w:hint="default"/>
      </w:rPr>
    </w:lvl>
    <w:lvl w:ilvl="1" w:tplc="146EFCFE" w:tentative="1">
      <w:start w:val="1"/>
      <w:numFmt w:val="bullet"/>
      <w:lvlText w:val="o"/>
      <w:lvlJc w:val="left"/>
      <w:pPr>
        <w:ind w:left="1800" w:hanging="360"/>
      </w:pPr>
      <w:rPr>
        <w:rFonts w:ascii="Courier New" w:hAnsi="Courier New" w:cs="Courier New" w:hint="default"/>
      </w:rPr>
    </w:lvl>
    <w:lvl w:ilvl="2" w:tplc="5D421A2E" w:tentative="1">
      <w:start w:val="1"/>
      <w:numFmt w:val="bullet"/>
      <w:lvlText w:val=""/>
      <w:lvlJc w:val="left"/>
      <w:pPr>
        <w:ind w:left="2520" w:hanging="360"/>
      </w:pPr>
      <w:rPr>
        <w:rFonts w:ascii="Wingdings" w:hAnsi="Wingdings" w:hint="default"/>
      </w:rPr>
    </w:lvl>
    <w:lvl w:ilvl="3" w:tplc="ACD61FB4" w:tentative="1">
      <w:start w:val="1"/>
      <w:numFmt w:val="bullet"/>
      <w:lvlText w:val=""/>
      <w:lvlJc w:val="left"/>
      <w:pPr>
        <w:ind w:left="3240" w:hanging="360"/>
      </w:pPr>
      <w:rPr>
        <w:rFonts w:ascii="Symbol" w:hAnsi="Symbol" w:hint="default"/>
      </w:rPr>
    </w:lvl>
    <w:lvl w:ilvl="4" w:tplc="C450B55A" w:tentative="1">
      <w:start w:val="1"/>
      <w:numFmt w:val="bullet"/>
      <w:lvlText w:val="o"/>
      <w:lvlJc w:val="left"/>
      <w:pPr>
        <w:ind w:left="3960" w:hanging="360"/>
      </w:pPr>
      <w:rPr>
        <w:rFonts w:ascii="Courier New" w:hAnsi="Courier New" w:cs="Courier New" w:hint="default"/>
      </w:rPr>
    </w:lvl>
    <w:lvl w:ilvl="5" w:tplc="F0D6DAB6" w:tentative="1">
      <w:start w:val="1"/>
      <w:numFmt w:val="bullet"/>
      <w:lvlText w:val=""/>
      <w:lvlJc w:val="left"/>
      <w:pPr>
        <w:ind w:left="4680" w:hanging="360"/>
      </w:pPr>
      <w:rPr>
        <w:rFonts w:ascii="Wingdings" w:hAnsi="Wingdings" w:hint="default"/>
      </w:rPr>
    </w:lvl>
    <w:lvl w:ilvl="6" w:tplc="314EC248" w:tentative="1">
      <w:start w:val="1"/>
      <w:numFmt w:val="bullet"/>
      <w:lvlText w:val=""/>
      <w:lvlJc w:val="left"/>
      <w:pPr>
        <w:ind w:left="5400" w:hanging="360"/>
      </w:pPr>
      <w:rPr>
        <w:rFonts w:ascii="Symbol" w:hAnsi="Symbol" w:hint="default"/>
      </w:rPr>
    </w:lvl>
    <w:lvl w:ilvl="7" w:tplc="DE46A414" w:tentative="1">
      <w:start w:val="1"/>
      <w:numFmt w:val="bullet"/>
      <w:lvlText w:val="o"/>
      <w:lvlJc w:val="left"/>
      <w:pPr>
        <w:ind w:left="6120" w:hanging="360"/>
      </w:pPr>
      <w:rPr>
        <w:rFonts w:ascii="Courier New" w:hAnsi="Courier New" w:cs="Courier New" w:hint="default"/>
      </w:rPr>
    </w:lvl>
    <w:lvl w:ilvl="8" w:tplc="3260ED70" w:tentative="1">
      <w:start w:val="1"/>
      <w:numFmt w:val="bullet"/>
      <w:lvlText w:val=""/>
      <w:lvlJc w:val="left"/>
      <w:pPr>
        <w:ind w:left="6840" w:hanging="360"/>
      </w:pPr>
      <w:rPr>
        <w:rFonts w:ascii="Wingdings" w:hAnsi="Wingdings" w:hint="default"/>
      </w:rPr>
    </w:lvl>
  </w:abstractNum>
  <w:abstractNum w:abstractNumId="17" w15:restartNumberingAfterBreak="0">
    <w:nsid w:val="75E07190"/>
    <w:multiLevelType w:val="hybridMultilevel"/>
    <w:tmpl w:val="5A6A0A04"/>
    <w:lvl w:ilvl="0" w:tplc="BF221530">
      <w:numFmt w:val="bullet"/>
      <w:lvlText w:val="-"/>
      <w:lvlJc w:val="left"/>
      <w:pPr>
        <w:ind w:left="1080" w:hanging="360"/>
      </w:pPr>
      <w:rPr>
        <w:rFonts w:ascii="Times New Roman" w:eastAsiaTheme="minorEastAsia" w:hAnsi="Times New Roman" w:cs="Times New Roman" w:hint="default"/>
      </w:rPr>
    </w:lvl>
    <w:lvl w:ilvl="1" w:tplc="155A6862" w:tentative="1">
      <w:start w:val="1"/>
      <w:numFmt w:val="bullet"/>
      <w:lvlText w:val="o"/>
      <w:lvlJc w:val="left"/>
      <w:pPr>
        <w:ind w:left="1800" w:hanging="360"/>
      </w:pPr>
      <w:rPr>
        <w:rFonts w:ascii="Courier New" w:hAnsi="Courier New" w:cs="Courier New" w:hint="default"/>
      </w:rPr>
    </w:lvl>
    <w:lvl w:ilvl="2" w:tplc="05585544" w:tentative="1">
      <w:start w:val="1"/>
      <w:numFmt w:val="bullet"/>
      <w:lvlText w:val=""/>
      <w:lvlJc w:val="left"/>
      <w:pPr>
        <w:ind w:left="2520" w:hanging="360"/>
      </w:pPr>
      <w:rPr>
        <w:rFonts w:ascii="Wingdings" w:hAnsi="Wingdings" w:hint="default"/>
      </w:rPr>
    </w:lvl>
    <w:lvl w:ilvl="3" w:tplc="9BA81262" w:tentative="1">
      <w:start w:val="1"/>
      <w:numFmt w:val="bullet"/>
      <w:lvlText w:val=""/>
      <w:lvlJc w:val="left"/>
      <w:pPr>
        <w:ind w:left="3240" w:hanging="360"/>
      </w:pPr>
      <w:rPr>
        <w:rFonts w:ascii="Symbol" w:hAnsi="Symbol" w:hint="default"/>
      </w:rPr>
    </w:lvl>
    <w:lvl w:ilvl="4" w:tplc="9A426D5E" w:tentative="1">
      <w:start w:val="1"/>
      <w:numFmt w:val="bullet"/>
      <w:lvlText w:val="o"/>
      <w:lvlJc w:val="left"/>
      <w:pPr>
        <w:ind w:left="3960" w:hanging="360"/>
      </w:pPr>
      <w:rPr>
        <w:rFonts w:ascii="Courier New" w:hAnsi="Courier New" w:cs="Courier New" w:hint="default"/>
      </w:rPr>
    </w:lvl>
    <w:lvl w:ilvl="5" w:tplc="2C6CA004" w:tentative="1">
      <w:start w:val="1"/>
      <w:numFmt w:val="bullet"/>
      <w:lvlText w:val=""/>
      <w:lvlJc w:val="left"/>
      <w:pPr>
        <w:ind w:left="4680" w:hanging="360"/>
      </w:pPr>
      <w:rPr>
        <w:rFonts w:ascii="Wingdings" w:hAnsi="Wingdings" w:hint="default"/>
      </w:rPr>
    </w:lvl>
    <w:lvl w:ilvl="6" w:tplc="46AA3A14" w:tentative="1">
      <w:start w:val="1"/>
      <w:numFmt w:val="bullet"/>
      <w:lvlText w:val=""/>
      <w:lvlJc w:val="left"/>
      <w:pPr>
        <w:ind w:left="5400" w:hanging="360"/>
      </w:pPr>
      <w:rPr>
        <w:rFonts w:ascii="Symbol" w:hAnsi="Symbol" w:hint="default"/>
      </w:rPr>
    </w:lvl>
    <w:lvl w:ilvl="7" w:tplc="77B61F2E" w:tentative="1">
      <w:start w:val="1"/>
      <w:numFmt w:val="bullet"/>
      <w:lvlText w:val="o"/>
      <w:lvlJc w:val="left"/>
      <w:pPr>
        <w:ind w:left="6120" w:hanging="360"/>
      </w:pPr>
      <w:rPr>
        <w:rFonts w:ascii="Courier New" w:hAnsi="Courier New" w:cs="Courier New" w:hint="default"/>
      </w:rPr>
    </w:lvl>
    <w:lvl w:ilvl="8" w:tplc="AF861D74"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5"/>
  </w:num>
  <w:num w:numId="13">
    <w:abstractNumId w:val="13"/>
  </w:num>
  <w:num w:numId="14">
    <w:abstractNumId w:val="11"/>
  </w:num>
  <w:num w:numId="15">
    <w:abstractNumId w:val="14"/>
  </w:num>
  <w:num w:numId="16">
    <w:abstractNumId w:val="17"/>
  </w:num>
  <w:num w:numId="17">
    <w:abstractNumId w:val="16"/>
  </w:num>
  <w:num w:numId="18">
    <w:abstractNumId w:val="10"/>
  </w:num>
  <w:num w:numId="19">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nuel Spitschan">
    <w15:presenceInfo w15:providerId="AD" w15:userId="S::xpsy0995@ox.ac.uk::2f782494-b950-472b-9691-f736dfac0e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attachedTemplate r:id="rId1"/>
  <w:defaultTabStop w:val="72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23"/>
    <w:rsid w:val="0000006C"/>
    <w:rsid w:val="00005508"/>
    <w:rsid w:val="000329AB"/>
    <w:rsid w:val="000346C5"/>
    <w:rsid w:val="000512CE"/>
    <w:rsid w:val="00052EE3"/>
    <w:rsid w:val="00070049"/>
    <w:rsid w:val="00070A2D"/>
    <w:rsid w:val="000722E7"/>
    <w:rsid w:val="00076E47"/>
    <w:rsid w:val="00081D4A"/>
    <w:rsid w:val="00084113"/>
    <w:rsid w:val="00084B06"/>
    <w:rsid w:val="00090819"/>
    <w:rsid w:val="00093617"/>
    <w:rsid w:val="000A5BC1"/>
    <w:rsid w:val="000C1797"/>
    <w:rsid w:val="000C1DB2"/>
    <w:rsid w:val="000D0879"/>
    <w:rsid w:val="000D3F41"/>
    <w:rsid w:val="000D6196"/>
    <w:rsid w:val="000E25A6"/>
    <w:rsid w:val="000E2AAE"/>
    <w:rsid w:val="000E7872"/>
    <w:rsid w:val="000F0E0D"/>
    <w:rsid w:val="000F17B4"/>
    <w:rsid w:val="000F6E0C"/>
    <w:rsid w:val="00111F26"/>
    <w:rsid w:val="0011323A"/>
    <w:rsid w:val="00124D91"/>
    <w:rsid w:val="001258CC"/>
    <w:rsid w:val="001308E6"/>
    <w:rsid w:val="00143900"/>
    <w:rsid w:val="001500D4"/>
    <w:rsid w:val="001541C5"/>
    <w:rsid w:val="00155A26"/>
    <w:rsid w:val="00161E5B"/>
    <w:rsid w:val="00167F51"/>
    <w:rsid w:val="0018315E"/>
    <w:rsid w:val="001A1305"/>
    <w:rsid w:val="001B0BFD"/>
    <w:rsid w:val="001B22A9"/>
    <w:rsid w:val="001B250D"/>
    <w:rsid w:val="001C2B63"/>
    <w:rsid w:val="001C5FA5"/>
    <w:rsid w:val="001D388D"/>
    <w:rsid w:val="001E61BD"/>
    <w:rsid w:val="00216AE1"/>
    <w:rsid w:val="00222B2F"/>
    <w:rsid w:val="00223693"/>
    <w:rsid w:val="00233B83"/>
    <w:rsid w:val="00233DE7"/>
    <w:rsid w:val="00256D67"/>
    <w:rsid w:val="00265934"/>
    <w:rsid w:val="00267F79"/>
    <w:rsid w:val="00274A86"/>
    <w:rsid w:val="00274AD0"/>
    <w:rsid w:val="0027502E"/>
    <w:rsid w:val="00291C52"/>
    <w:rsid w:val="00293075"/>
    <w:rsid w:val="00294734"/>
    <w:rsid w:val="002975D6"/>
    <w:rsid w:val="002D4494"/>
    <w:rsid w:val="002D6C0D"/>
    <w:rsid w:val="002D7FC6"/>
    <w:rsid w:val="002E02C7"/>
    <w:rsid w:val="00304287"/>
    <w:rsid w:val="00320527"/>
    <w:rsid w:val="00325633"/>
    <w:rsid w:val="00334738"/>
    <w:rsid w:val="00350E46"/>
    <w:rsid w:val="003514FB"/>
    <w:rsid w:val="00355DCA"/>
    <w:rsid w:val="00357F6E"/>
    <w:rsid w:val="00367911"/>
    <w:rsid w:val="003769AE"/>
    <w:rsid w:val="003772BC"/>
    <w:rsid w:val="00387AD8"/>
    <w:rsid w:val="00391FB8"/>
    <w:rsid w:val="003C5FDE"/>
    <w:rsid w:val="003D31DC"/>
    <w:rsid w:val="003D752D"/>
    <w:rsid w:val="003F0ED9"/>
    <w:rsid w:val="003F5A4D"/>
    <w:rsid w:val="003F5B24"/>
    <w:rsid w:val="003F772D"/>
    <w:rsid w:val="004128FA"/>
    <w:rsid w:val="00416B05"/>
    <w:rsid w:val="00420051"/>
    <w:rsid w:val="004267EA"/>
    <w:rsid w:val="00435B4D"/>
    <w:rsid w:val="00442698"/>
    <w:rsid w:val="0044306C"/>
    <w:rsid w:val="00445A33"/>
    <w:rsid w:val="004600F0"/>
    <w:rsid w:val="00482300"/>
    <w:rsid w:val="00486508"/>
    <w:rsid w:val="004A1EB9"/>
    <w:rsid w:val="004A7461"/>
    <w:rsid w:val="004B5508"/>
    <w:rsid w:val="004C7E83"/>
    <w:rsid w:val="004E2BA6"/>
    <w:rsid w:val="004E5104"/>
    <w:rsid w:val="004E5878"/>
    <w:rsid w:val="004E617D"/>
    <w:rsid w:val="004E75DA"/>
    <w:rsid w:val="004F2413"/>
    <w:rsid w:val="004F31CF"/>
    <w:rsid w:val="004F729F"/>
    <w:rsid w:val="0053200B"/>
    <w:rsid w:val="00540B8D"/>
    <w:rsid w:val="00546A9B"/>
    <w:rsid w:val="00551A02"/>
    <w:rsid w:val="005534FA"/>
    <w:rsid w:val="00555BAA"/>
    <w:rsid w:val="00560437"/>
    <w:rsid w:val="00567666"/>
    <w:rsid w:val="0057123C"/>
    <w:rsid w:val="005809C5"/>
    <w:rsid w:val="0059162F"/>
    <w:rsid w:val="00591EB2"/>
    <w:rsid w:val="00592942"/>
    <w:rsid w:val="00593ABB"/>
    <w:rsid w:val="00595CDF"/>
    <w:rsid w:val="005C17DA"/>
    <w:rsid w:val="005C6D36"/>
    <w:rsid w:val="005D3A03"/>
    <w:rsid w:val="005E3EF2"/>
    <w:rsid w:val="006169F1"/>
    <w:rsid w:val="00622619"/>
    <w:rsid w:val="00622BB8"/>
    <w:rsid w:val="00623F7C"/>
    <w:rsid w:val="00626FEB"/>
    <w:rsid w:val="0063614A"/>
    <w:rsid w:val="00646406"/>
    <w:rsid w:val="0068230D"/>
    <w:rsid w:val="00684B1A"/>
    <w:rsid w:val="00685772"/>
    <w:rsid w:val="006B3E64"/>
    <w:rsid w:val="006B4F62"/>
    <w:rsid w:val="006B5AFB"/>
    <w:rsid w:val="006D3B81"/>
    <w:rsid w:val="006E639B"/>
    <w:rsid w:val="006E74D0"/>
    <w:rsid w:val="0070138E"/>
    <w:rsid w:val="007307AF"/>
    <w:rsid w:val="00737CF5"/>
    <w:rsid w:val="007434CB"/>
    <w:rsid w:val="00757AC4"/>
    <w:rsid w:val="00761AC7"/>
    <w:rsid w:val="00767993"/>
    <w:rsid w:val="007703EF"/>
    <w:rsid w:val="00770404"/>
    <w:rsid w:val="007831B1"/>
    <w:rsid w:val="00792FEE"/>
    <w:rsid w:val="007A28E3"/>
    <w:rsid w:val="007A32A8"/>
    <w:rsid w:val="007A720B"/>
    <w:rsid w:val="007B6040"/>
    <w:rsid w:val="007B60A0"/>
    <w:rsid w:val="007B7E5D"/>
    <w:rsid w:val="007D3E6A"/>
    <w:rsid w:val="007F1190"/>
    <w:rsid w:val="007F690D"/>
    <w:rsid w:val="007F73ED"/>
    <w:rsid w:val="008002C0"/>
    <w:rsid w:val="00801EC8"/>
    <w:rsid w:val="00830316"/>
    <w:rsid w:val="00831E70"/>
    <w:rsid w:val="008327BF"/>
    <w:rsid w:val="00852792"/>
    <w:rsid w:val="0087401E"/>
    <w:rsid w:val="00880620"/>
    <w:rsid w:val="00886FA2"/>
    <w:rsid w:val="008A6470"/>
    <w:rsid w:val="008B5312"/>
    <w:rsid w:val="008C39A1"/>
    <w:rsid w:val="008C4C28"/>
    <w:rsid w:val="008C5323"/>
    <w:rsid w:val="008C78B6"/>
    <w:rsid w:val="008D268A"/>
    <w:rsid w:val="008D7CA0"/>
    <w:rsid w:val="008F1097"/>
    <w:rsid w:val="00900355"/>
    <w:rsid w:val="0092015D"/>
    <w:rsid w:val="009274AA"/>
    <w:rsid w:val="00946515"/>
    <w:rsid w:val="00947526"/>
    <w:rsid w:val="00972CCF"/>
    <w:rsid w:val="009760D3"/>
    <w:rsid w:val="00976EDD"/>
    <w:rsid w:val="00987034"/>
    <w:rsid w:val="009A04C3"/>
    <w:rsid w:val="009A0910"/>
    <w:rsid w:val="009A6A3B"/>
    <w:rsid w:val="009D03E0"/>
    <w:rsid w:val="009D38FD"/>
    <w:rsid w:val="00A07F4C"/>
    <w:rsid w:val="00A13BB9"/>
    <w:rsid w:val="00A171E3"/>
    <w:rsid w:val="00A437D3"/>
    <w:rsid w:val="00A63959"/>
    <w:rsid w:val="00A6476F"/>
    <w:rsid w:val="00AB2A01"/>
    <w:rsid w:val="00AB37A2"/>
    <w:rsid w:val="00AB3C3D"/>
    <w:rsid w:val="00AB6D0F"/>
    <w:rsid w:val="00AE2300"/>
    <w:rsid w:val="00AE734A"/>
    <w:rsid w:val="00AF074E"/>
    <w:rsid w:val="00B01F02"/>
    <w:rsid w:val="00B053D5"/>
    <w:rsid w:val="00B11EEE"/>
    <w:rsid w:val="00B31197"/>
    <w:rsid w:val="00B33A54"/>
    <w:rsid w:val="00B36A70"/>
    <w:rsid w:val="00B44ADD"/>
    <w:rsid w:val="00B56789"/>
    <w:rsid w:val="00B62F33"/>
    <w:rsid w:val="00B81D41"/>
    <w:rsid w:val="00B823AA"/>
    <w:rsid w:val="00B83A0B"/>
    <w:rsid w:val="00B86E5E"/>
    <w:rsid w:val="00B87942"/>
    <w:rsid w:val="00BA45DB"/>
    <w:rsid w:val="00BC1664"/>
    <w:rsid w:val="00BF4184"/>
    <w:rsid w:val="00C0237B"/>
    <w:rsid w:val="00C02398"/>
    <w:rsid w:val="00C05FBB"/>
    <w:rsid w:val="00C0601E"/>
    <w:rsid w:val="00C07DDF"/>
    <w:rsid w:val="00C31D30"/>
    <w:rsid w:val="00C3370B"/>
    <w:rsid w:val="00C34ED7"/>
    <w:rsid w:val="00C470DB"/>
    <w:rsid w:val="00C51E68"/>
    <w:rsid w:val="00C533EA"/>
    <w:rsid w:val="00C56504"/>
    <w:rsid w:val="00C81E0F"/>
    <w:rsid w:val="00C86A2C"/>
    <w:rsid w:val="00C910BF"/>
    <w:rsid w:val="00C9607E"/>
    <w:rsid w:val="00C9719D"/>
    <w:rsid w:val="00CA2C33"/>
    <w:rsid w:val="00CA6A1A"/>
    <w:rsid w:val="00CB33A4"/>
    <w:rsid w:val="00CB53EB"/>
    <w:rsid w:val="00CD6E39"/>
    <w:rsid w:val="00CF5078"/>
    <w:rsid w:val="00CF6E91"/>
    <w:rsid w:val="00CF77B0"/>
    <w:rsid w:val="00D3087C"/>
    <w:rsid w:val="00D45E4F"/>
    <w:rsid w:val="00D50072"/>
    <w:rsid w:val="00D53E7E"/>
    <w:rsid w:val="00D56584"/>
    <w:rsid w:val="00D62486"/>
    <w:rsid w:val="00D743E0"/>
    <w:rsid w:val="00D75B8B"/>
    <w:rsid w:val="00D85B68"/>
    <w:rsid w:val="00DA346B"/>
    <w:rsid w:val="00DA57FB"/>
    <w:rsid w:val="00DA7486"/>
    <w:rsid w:val="00DB1431"/>
    <w:rsid w:val="00DF19C6"/>
    <w:rsid w:val="00E21733"/>
    <w:rsid w:val="00E33C5C"/>
    <w:rsid w:val="00E35E6F"/>
    <w:rsid w:val="00E41D00"/>
    <w:rsid w:val="00E43166"/>
    <w:rsid w:val="00E525E1"/>
    <w:rsid w:val="00E548C5"/>
    <w:rsid w:val="00E57423"/>
    <w:rsid w:val="00E6004D"/>
    <w:rsid w:val="00E62DF2"/>
    <w:rsid w:val="00E81978"/>
    <w:rsid w:val="00E90831"/>
    <w:rsid w:val="00E974EB"/>
    <w:rsid w:val="00EA4D85"/>
    <w:rsid w:val="00EB7A56"/>
    <w:rsid w:val="00EC2553"/>
    <w:rsid w:val="00EE3CD7"/>
    <w:rsid w:val="00F0142C"/>
    <w:rsid w:val="00F10DAE"/>
    <w:rsid w:val="00F151F2"/>
    <w:rsid w:val="00F22C95"/>
    <w:rsid w:val="00F30C5F"/>
    <w:rsid w:val="00F379B7"/>
    <w:rsid w:val="00F42929"/>
    <w:rsid w:val="00F442AA"/>
    <w:rsid w:val="00F522FA"/>
    <w:rsid w:val="00F525FA"/>
    <w:rsid w:val="00F5458B"/>
    <w:rsid w:val="00F6045E"/>
    <w:rsid w:val="00F60D98"/>
    <w:rsid w:val="00F7155B"/>
    <w:rsid w:val="00F745DE"/>
    <w:rsid w:val="00F750FC"/>
    <w:rsid w:val="00F8409C"/>
    <w:rsid w:val="00F8620E"/>
    <w:rsid w:val="00F939E0"/>
    <w:rsid w:val="00F94DFF"/>
    <w:rsid w:val="00F97A32"/>
    <w:rsid w:val="00FB1009"/>
    <w:rsid w:val="00FB42C9"/>
    <w:rsid w:val="00FC10E1"/>
    <w:rsid w:val="00FD428B"/>
    <w:rsid w:val="00FD4932"/>
    <w:rsid w:val="00FD5ED7"/>
    <w:rsid w:val="00FD6D21"/>
    <w:rsid w:val="00FE5563"/>
    <w:rsid w:val="00FF1F98"/>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63C17"/>
  <w15:chartTrackingRefBased/>
  <w15:docId w15:val="{CE97BD25-C85A-4201-AC9A-192F6CC0B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customStyle="1" w:styleId="lrzxr">
    <w:name w:val="lrzxr"/>
    <w:basedOn w:val="DefaultParagraphFont"/>
    <w:rsid w:val="00F0142C"/>
  </w:style>
  <w:style w:type="character" w:styleId="LineNumber">
    <w:name w:val="line number"/>
    <w:basedOn w:val="DefaultParagraphFont"/>
    <w:uiPriority w:val="99"/>
    <w:semiHidden/>
    <w:unhideWhenUsed/>
    <w:rsid w:val="00320527"/>
  </w:style>
  <w:style w:type="paragraph" w:styleId="Revision">
    <w:name w:val="Revision"/>
    <w:hidden/>
    <w:uiPriority w:val="99"/>
    <w:semiHidden/>
    <w:rsid w:val="007D3E6A"/>
    <w:pPr>
      <w:spacing w:line="240" w:lineRule="auto"/>
      <w:ind w:firstLine="0"/>
    </w:pPr>
    <w:rPr>
      <w:kern w:val="24"/>
    </w:rPr>
  </w:style>
  <w:style w:type="character" w:styleId="Hyperlink">
    <w:name w:val="Hyperlink"/>
    <w:basedOn w:val="DefaultParagraphFont"/>
    <w:uiPriority w:val="99"/>
    <w:semiHidden/>
    <w:unhideWhenUsed/>
    <w:rsid w:val="00D308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219264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7038541">
      <w:bodyDiv w:val="1"/>
      <w:marLeft w:val="0"/>
      <w:marRight w:val="0"/>
      <w:marTop w:val="0"/>
      <w:marBottom w:val="0"/>
      <w:divBdr>
        <w:top w:val="none" w:sz="0" w:space="0" w:color="auto"/>
        <w:left w:val="none" w:sz="0" w:space="0" w:color="auto"/>
        <w:bottom w:val="none" w:sz="0" w:space="0" w:color="auto"/>
        <w:right w:val="none" w:sz="0" w:space="0" w:color="auto"/>
      </w:divBdr>
    </w:div>
    <w:div w:id="61363688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2554461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26644022">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11/relationships/commentsExtended" Target="commentsExtended.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comments" Target="comments.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sv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https://msgpack.org/index.html" TargetMode="External"/><Relationship Id="rId19" Type="http://schemas.microsoft.com/office/2016/09/relationships/commentsIds" Target="commentsIds.xml"/><Relationship Id="rId4" Type="http://schemas.openxmlformats.org/officeDocument/2006/relationships/styles" Target="styles.xml"/><Relationship Id="rId9" Type="http://schemas.openxmlformats.org/officeDocument/2006/relationships/hyperlink" Target="https://zeromq.org/" TargetMode="Externa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gs2242\Desktop\tf0398235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95C5FBC0B84F54B468A84E01EB8840"/>
        <w:category>
          <w:name w:val="General"/>
          <w:gallery w:val="placeholder"/>
        </w:category>
        <w:types>
          <w:type w:val="bbPlcHdr"/>
        </w:types>
        <w:behaviors>
          <w:behavior w:val="content"/>
        </w:behaviors>
        <w:guid w:val="{063BA0E1-9A34-4E64-9C42-4633ED450D14}"/>
      </w:docPartPr>
      <w:docPartBody>
        <w:p w:rsidR="00090819" w:rsidRDefault="008B54F1">
          <w:pPr>
            <w:pStyle w:val="3595C5FBC0B84F54B468A84E01EB8840"/>
          </w:pPr>
          <w:r w:rsidRPr="007F73ED">
            <w:rPr>
              <w:noProof/>
              <w:lang w:bidi="en-GB"/>
            </w:rPr>
            <w:t>Author Note</w:t>
          </w:r>
        </w:p>
      </w:docPartBody>
    </w:docPart>
    <w:docPart>
      <w:docPartPr>
        <w:name w:val="7B5192E5C3974D609E2D0C368CA64E69"/>
        <w:category>
          <w:name w:val="General"/>
          <w:gallery w:val="placeholder"/>
        </w:category>
        <w:types>
          <w:type w:val="bbPlcHdr"/>
        </w:types>
        <w:behaviors>
          <w:behavior w:val="content"/>
        </w:behaviors>
        <w:guid w:val="{AE4CF434-D562-4541-9F39-1217DA8D7788}"/>
      </w:docPartPr>
      <w:docPartBody>
        <w:p w:rsidR="00090819" w:rsidRDefault="008B54F1">
          <w:pPr>
            <w:pStyle w:val="7B5192E5C3974D609E2D0C368CA64E69"/>
          </w:pPr>
          <w:r w:rsidRPr="007F73ED">
            <w:rPr>
              <w:noProof/>
              <w:lang w:bidi="en-GB"/>
            </w:rPr>
            <w:t>Abstract</w:t>
          </w:r>
        </w:p>
      </w:docPartBody>
    </w:docPart>
    <w:docPart>
      <w:docPartPr>
        <w:name w:val="965C72E887AB4C4B8CCF89D410D97229"/>
        <w:category>
          <w:name w:val="General"/>
          <w:gallery w:val="placeholder"/>
        </w:category>
        <w:types>
          <w:type w:val="bbPlcHdr"/>
        </w:types>
        <w:behaviors>
          <w:behavior w:val="content"/>
        </w:behaviors>
        <w:guid w:val="{AFD20B86-7AA4-453D-BFC2-54386A0006F6}"/>
      </w:docPartPr>
      <w:docPartBody>
        <w:p w:rsidR="00090819" w:rsidRDefault="008B54F1">
          <w:pPr>
            <w:pStyle w:val="965C72E887AB4C4B8CCF89D410D97229"/>
          </w:pPr>
          <w:r w:rsidRPr="007F73ED">
            <w:rPr>
              <w:noProof/>
              <w:lang w:bidi="en-GB"/>
            </w:rPr>
            <w:t>Figures title:</w:t>
          </w:r>
        </w:p>
      </w:docPartBody>
    </w:docPart>
    <w:docPart>
      <w:docPartPr>
        <w:name w:val="0BE426DE40A747E5873E4FFA2D2D1F29"/>
        <w:category>
          <w:name w:val="General"/>
          <w:gallery w:val="placeholder"/>
        </w:category>
        <w:types>
          <w:type w:val="bbPlcHdr"/>
        </w:types>
        <w:behaviors>
          <w:behavior w:val="content"/>
        </w:behaviors>
        <w:guid w:val="{9191CD82-C9B3-4B7F-85E5-2E0FE33E01DA}"/>
      </w:docPartPr>
      <w:docPartBody>
        <w:p w:rsidR="00090819" w:rsidRDefault="008B54F1">
          <w:pPr>
            <w:pStyle w:val="0BE426DE40A747E5873E4FFA2D2D1F29"/>
          </w:pPr>
          <w:r w:rsidRPr="007F73ED">
            <w:rPr>
              <w:noProof/>
              <w:lang w:bidi="en-GB"/>
            </w:rP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6DC"/>
    <w:rsid w:val="000236B6"/>
    <w:rsid w:val="00090819"/>
    <w:rsid w:val="000A3CF0"/>
    <w:rsid w:val="000C4C82"/>
    <w:rsid w:val="000E1F55"/>
    <w:rsid w:val="00140E0E"/>
    <w:rsid w:val="00213007"/>
    <w:rsid w:val="0032590A"/>
    <w:rsid w:val="00372B4D"/>
    <w:rsid w:val="004106DC"/>
    <w:rsid w:val="00496E12"/>
    <w:rsid w:val="004A47F3"/>
    <w:rsid w:val="004E5698"/>
    <w:rsid w:val="004E67A3"/>
    <w:rsid w:val="005360D3"/>
    <w:rsid w:val="005736FC"/>
    <w:rsid w:val="00645761"/>
    <w:rsid w:val="006A63B0"/>
    <w:rsid w:val="006A6591"/>
    <w:rsid w:val="006D6E51"/>
    <w:rsid w:val="006E224F"/>
    <w:rsid w:val="00700C34"/>
    <w:rsid w:val="007E58D6"/>
    <w:rsid w:val="00806EE0"/>
    <w:rsid w:val="00827C8B"/>
    <w:rsid w:val="00885639"/>
    <w:rsid w:val="008B54F1"/>
    <w:rsid w:val="00982ADE"/>
    <w:rsid w:val="009B1460"/>
    <w:rsid w:val="00A507F5"/>
    <w:rsid w:val="00AB0E6F"/>
    <w:rsid w:val="00AF3BB5"/>
    <w:rsid w:val="00BE5090"/>
    <w:rsid w:val="00C4159E"/>
    <w:rsid w:val="00C70FC6"/>
    <w:rsid w:val="00C82FC1"/>
    <w:rsid w:val="00D72FCC"/>
    <w:rsid w:val="00D97B36"/>
    <w:rsid w:val="00E02874"/>
    <w:rsid w:val="00E259E2"/>
    <w:rsid w:val="00FD74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95C5FBC0B84F54B468A84E01EB8840">
    <w:name w:val="3595C5FBC0B84F54B468A84E01EB8840"/>
  </w:style>
  <w:style w:type="paragraph" w:customStyle="1" w:styleId="7B5192E5C3974D609E2D0C368CA64E69">
    <w:name w:val="7B5192E5C3974D609E2D0C368CA64E69"/>
  </w:style>
  <w:style w:type="character" w:styleId="Emphasis">
    <w:name w:val="Emphasis"/>
    <w:basedOn w:val="DefaultParagraphFont"/>
    <w:uiPriority w:val="4"/>
    <w:unhideWhenUsed/>
    <w:qFormat/>
    <w:rPr>
      <w:i/>
      <w:iCs/>
    </w:rPr>
  </w:style>
  <w:style w:type="paragraph" w:customStyle="1" w:styleId="965C72E887AB4C4B8CCF89D410D97229">
    <w:name w:val="965C72E887AB4C4B8CCF89D410D97229"/>
  </w:style>
  <w:style w:type="paragraph" w:customStyle="1" w:styleId="0BE426DE40A747E5873E4FFA2D2D1F29">
    <w:name w:val="0BE426DE40A747E5873E4FFA2D2D1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1FF803-313D-C94A-BAF4-B9C4A07C8361}">
  <we:reference id="f78a3046-9e99-4300-aa2b-5814002b01a2" version="1.7.0.0" store="EXCatalog" storeType="excatalog"/>
  <we:alternateReferences>
    <we:reference id="WA104382081" version="1.7.0.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system for researching the pupil light reflex</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431433-49EB-486C-8C5D-985EC3BCA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C:\Users\engs2242\Desktop\tf03982351_win32.dotx</Template>
  <TotalTime>390</TotalTime>
  <Pages>16</Pages>
  <Words>17507</Words>
  <Characters>99796</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Martin</dc:creator>
  <cp:lastModifiedBy>Joel Martin</cp:lastModifiedBy>
  <cp:revision>12</cp:revision>
  <dcterms:created xsi:type="dcterms:W3CDTF">2021-02-04T18:26:00Z</dcterms:created>
  <dcterms:modified xsi:type="dcterms:W3CDTF">2021-02-09T11:56:00Z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d0758ea3-c809-3700-ad66-85f35626f863</vt:lpwstr>
  </property>
</Properties>
</file>